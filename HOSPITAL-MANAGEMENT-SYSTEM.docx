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header1.xml" ContentType="application/vnd.openxmlformats-officedocument.wordprocessingml.header+xml"/>
  <Override PartName="/word/webSettings.xml" ContentType="application/vnd.openxmlformats-officedocument.wordprocessingml.webSettings+xml"/>
  <Override PartName="/word/header2.xml" ContentType="application/vnd.openxmlformats-officedocument.wordprocessingml.header+xml"/>
  <Override PartName="/word/styles.xml" ContentType="application/vnd.openxmlformats-officedocument.wordprocessingml.styles+xml"/>
  <Override PartName="/word/footer2.xml" ContentType="application/vnd.openxmlformats-officedocument.wordprocessingml.footer+xml"/>
  <Override PartName="/word/header3.xml" ContentType="application/vnd.openxmlformats-officedocument.wordprocessingml.header+xml"/>
  <Override PartName="/docProps/core.xml" ContentType="application/vnd.openxmlformats-package.core-properties+xml"/>
  <Override PartName="/word/numbering.xml" ContentType="application/vnd.openxmlformats-officedocument.wordprocessingml.numbering+xml"/>
  <Override PartName="/word/theme/theme1.xml" ContentType="application/vnd.openxmlformats-officedocument.theme+xml"/>
  <Override PartName="/docProps/app.xml" ContentType="application/vnd.openxmlformats-officedocument.extended-properties+xml"/>
  <Override PartName="/word/endnotes.xml" ContentType="application/vnd.openxmlformats-officedocument.wordprocessingml.endnotes+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Pr>
          <w:b/>
          <w:sz w:val="44"/>
        </w:rPr>
      </w:pPr>
      <w:r>
        <w:rPr>
          <w:b/>
          <w:sz w:val="44"/>
        </w:rPr>
        <w:t xml:space="preserve">           HOSPITAL MANAGEMENT    </w:t>
      </w:r>
    </w:p>
    <w:p>
      <w:pPr>
        <w:rPr>
          <w:i/>
          <w:sz w:val="28"/>
        </w:rPr>
      </w:pPr>
      <w:r>
        <w:rPr>
          <w:i/>
          <w:sz w:val="28"/>
        </w:rPr>
        <w:t xml:space="preserve">       A case study in particular fullfillment  of the requiremet                                           </w:t>
      </w:r>
      <w:r>
        <w:rPr>
          <w:i/>
          <w:sz w:val="28"/>
        </w:rPr>
        <w:t xml:space="preserve">                                                             For the award of the degree of </w:t>
      </w:r>
    </w:p>
    <w:p>
      <w:pPr>
        <w:rPr>
          <w:b w:val="off"/>
          <w:i w:val="off"/>
          <w:sz w:val="40"/>
        </w:rPr>
      </w:pPr>
      <w:r>
        <w:rPr>
          <w:b w:val="off"/>
          <w:i/>
          <w:sz w:val="28"/>
        </w:rPr>
        <w:t xml:space="preserve">  </w:t>
      </w:r>
      <w:r>
        <w:rPr>
          <w:b w:val="off"/>
          <w:i w:val="off"/>
          <w:sz w:val="28"/>
        </w:rPr>
        <w:t xml:space="preserve">      </w:t>
      </w:r>
      <w:r>
        <w:rPr>
          <w:b w:val="off"/>
          <w:i w:val="off"/>
          <w:sz w:val="40"/>
        </w:rPr>
        <w:t xml:space="preserve">    Bachelor of computer science</w:t>
      </w:r>
    </w:p>
    <w:p>
      <w:pPr>
        <w:rPr>
          <w:b w:val="off"/>
          <w:i w:val="off"/>
          <w:sz w:val="40"/>
        </w:rPr>
      </w:pPr>
      <w:r>
        <w:rPr>
          <w:b w:val="off"/>
          <w:i w:val="off"/>
          <w:sz w:val="40"/>
        </w:rPr>
        <w:t xml:space="preserve">                        Subbmitted</w:t>
      </w:r>
    </w:p>
    <w:p>
      <w:pPr>
        <w:rPr>
          <w:b w:val="off"/>
          <w:i w:val="off"/>
          <w:sz w:val="40"/>
        </w:rPr>
      </w:pPr>
      <w:r>
        <w:rPr>
          <w:b w:val="off"/>
          <w:i w:val="off"/>
          <w:sz w:val="40"/>
        </w:rPr>
        <w:t xml:space="preserve">                             By</w:t>
      </w:r>
    </w:p>
    <w:p>
      <w:pPr>
        <w:rPr>
          <w:b w:val="off"/>
          <w:i w:val="off"/>
          <w:sz w:val="36"/>
        </w:rPr>
      </w:pPr>
      <w:r>
        <w:rPr>
          <w:b w:val="off"/>
          <w:i w:val="off"/>
          <w:sz w:val="36"/>
        </w:rPr>
        <w:t>U.ARUN REDDY                             PRASHANTH KUMAR</w:t>
      </w:r>
    </w:p>
    <w:p>
      <w:pPr>
        <w:rPr>
          <w:b w:val="off"/>
          <w:i w:val="off"/>
          <w:sz w:val="36"/>
        </w:rPr>
      </w:pPr>
      <w:r>
        <w:rPr>
          <w:b w:val="off"/>
          <w:i w:val="off"/>
          <w:sz w:val="36"/>
        </w:rPr>
        <w:t>V.SANDEEP REDDY                       U.VINOD</w:t>
      </w:r>
    </w:p>
    <w:p>
      <w:pPr>
        <w:rPr>
          <w:b w:val="off"/>
          <w:i w:val="off"/>
          <w:sz w:val="36"/>
        </w:rPr>
      </w:pPr>
      <w:r>
        <w:rPr>
          <w:b w:val="off"/>
          <w:i w:val="off"/>
          <w:sz w:val="36"/>
        </w:rPr>
        <w:t>A.SHIVA KUMAR                           G.VAMSHI</w:t>
      </w:r>
    </w:p>
    <w:p>
      <w:pPr>
        <w:rPr>
          <w:b w:val="off"/>
          <w:i w:val="off"/>
          <w:sz w:val="36"/>
        </w:rPr>
      </w:pPr>
      <w:r>
        <w:rPr>
          <w:b w:val="off"/>
          <w:i w:val="off"/>
          <w:sz w:val="36"/>
        </w:rPr>
        <w:t>K.SATHISH                                     P.BALA PRANADEEP</w:t>
      </w:r>
    </w:p>
    <w:p>
      <w:pPr>
        <w:rPr>
          <w:b w:val="off"/>
          <w:i w:val="off"/>
          <w:sz w:val="28"/>
        </w:rPr>
      </w:pPr>
      <w:r>
        <w:rPr>
          <w:b w:val="off"/>
          <w:i w:val="off"/>
          <w:sz w:val="28"/>
        </w:rPr>
        <w:t xml:space="preserve">          Mathamatics , statistics and computer science</w:t>
      </w:r>
    </w:p>
    <w:p>
      <w:pPr>
        <w:rPr>
          <w:b w:val="off"/>
          <w:i w:val="off"/>
          <w:sz w:val="28"/>
        </w:rPr>
      </w:pPr>
      <w:r>
        <w:rPr>
          <w:b w:val="off"/>
          <w:i w:val="off"/>
          <w:sz w:val="28"/>
        </w:rPr>
        <w:t xml:space="preserve">                     </w:t>
      </w:r>
      <w:r>
        <w:rPr>
          <w:b w:val="off"/>
          <w:i/>
          <w:sz w:val="28"/>
        </w:rPr>
        <w:t xml:space="preserve">     Under the guidance of   </w:t>
      </w:r>
    </w:p>
    <w:p>
      <w:pPr>
        <w:rPr>
          <w:b w:val="off"/>
          <w:i w:val="off"/>
          <w:sz w:val="28"/>
        </w:rPr>
      </w:pPr>
      <w:r>
        <w:rPr>
          <w:b w:val="off"/>
          <w:i w:val="off"/>
          <w:sz w:val="28"/>
        </w:rPr>
        <w:t xml:space="preserve">                            </w:t>
      </w:r>
      <w:r>
        <w:rPr>
          <w:b w:val="off"/>
          <w:i w:val="off"/>
          <w:sz w:val="32"/>
        </w:rPr>
        <w:t xml:space="preserve">  Mr PM.NAIDU</w:t>
      </w:r>
    </w:p>
    <w:p>
      <w:pPr>
        <w:rPr>
          <w:b w:val="off"/>
          <w:i/>
          <w:sz w:val="28"/>
        </w:rPr>
      </w:pPr>
      <w:r>
        <w:rPr>
          <w:b w:val="off"/>
          <w:i w:val="off"/>
          <w:sz w:val="28"/>
        </w:rPr>
        <w:t xml:space="preserve">                                  </w:t>
      </w:r>
      <w:r>
        <w:rPr>
          <w:b w:val="off"/>
          <w:i/>
          <w:sz w:val="28"/>
        </w:rPr>
        <w:t>Lecturer</w:t>
      </w:r>
    </w:p>
    <w:p>
      <w:pPr>
        <w:rPr>
          <w:b w:val="off"/>
          <w:i/>
          <w:sz w:val="28"/>
        </w:rPr>
      </w:pPr>
      <w:r>
        <w:rPr>
          <w:b w:val="off"/>
          <w:i/>
          <w:sz w:val="28"/>
        </w:rPr>
        <w:t xml:space="preserve">                   Department of computer science</w:t>
      </w:r>
    </w:p>
    <w:p>
      <w:pPr>
        <w:rPr>
          <w:b w:val="off"/>
          <w:i w:val="off"/>
          <w:sz w:val="28"/>
        </w:rPr>
      </w:pPr>
      <w:r>
        <w:rPr>
          <w:b/>
          <w:i w:val="off"/>
          <w:sz w:val="28"/>
        </w:rPr>
        <w:t xml:space="preserve">           DEPARTMENT OF COMPUTER SCIENCE</w:t>
      </w:r>
      <w:r>
        <w:rPr>
          <w:b w:val="off"/>
          <w:i w:val="off"/>
          <w:sz w:val="28"/>
        </w:rPr>
        <w:t xml:space="preserve">  </w:t>
      </w:r>
    </w:p>
    <w:p>
      <w:pPr>
        <w:rPr>
          <w:b/>
          <w:i w:val="off"/>
          <w:sz w:val="36"/>
        </w:rPr>
      </w:pPr>
      <w:r>
        <w:rPr>
          <w:b w:val="off"/>
          <w:i w:val="off"/>
          <w:sz w:val="28"/>
        </w:rPr>
        <w:t xml:space="preserve">         </w:t>
      </w:r>
      <w:r>
        <w:rPr>
          <w:b/>
          <w:i w:val="off"/>
          <w:sz w:val="36"/>
        </w:rPr>
        <w:t xml:space="preserve"> SIVA SIVANI DEGREE COLLEGE</w:t>
      </w:r>
    </w:p>
    <w:p>
      <w:pPr>
        <w:rPr>
          <w:b w:val="off"/>
          <w:i w:val="off"/>
          <w:sz w:val="28"/>
        </w:rPr>
      </w:pPr>
      <w:r>
        <w:rPr>
          <w:b/>
          <w:i w:val="off"/>
          <w:sz w:val="36"/>
        </w:rPr>
        <w:t xml:space="preserve">        </w:t>
      </w:r>
      <w:r>
        <w:rPr>
          <w:b/>
          <w:i w:val="off"/>
          <w:sz w:val="28"/>
        </w:rPr>
        <w:t xml:space="preserve">    </w:t>
      </w:r>
      <w:r>
        <w:rPr>
          <w:b w:val="off"/>
          <w:i w:val="off"/>
          <w:sz w:val="28"/>
        </w:rPr>
        <w:t>(Affiliated to OSUMINA UNIVERSITY)</w:t>
      </w:r>
    </w:p>
    <w:p>
      <w:pPr>
        <w:rPr>
          <w:b w:val="off"/>
          <w:i w:val="off"/>
          <w:sz w:val="28"/>
        </w:rPr>
      </w:pPr>
      <w:r>
        <w:rPr>
          <w:b w:val="off"/>
          <w:i w:val="off"/>
          <w:sz w:val="28"/>
        </w:rPr>
        <w:t xml:space="preserve">                </w:t>
      </w:r>
      <w:r>
        <w:rPr>
          <w:b w:val="off"/>
          <w:i w:val="off"/>
          <w:sz w:val="28"/>
        </w:rPr>
        <w:t>KOMPALLY , MEDCHAL</w:t>
      </w:r>
      <w:r>
        <w:rPr>
          <w:b w:val="off"/>
          <w:i w:val="off"/>
          <w:sz w:val="28"/>
        </w:rPr>
        <w:t xml:space="preserve">  </w:t>
      </w:r>
      <w:r>
        <w:rPr>
          <w:b w:val="off"/>
          <w:i w:val="off"/>
          <w:sz w:val="28"/>
        </w:rPr>
        <w:t xml:space="preserve"> </w:t>
      </w:r>
    </w:p>
    <w:p>
      <w:pPr>
        <w:rPr>
          <w:b w:val="off"/>
          <w:i w:val="off"/>
          <w:sz w:val="28"/>
        </w:rPr>
      </w:pPr>
      <w:r>
        <w:rPr>
          <w:b w:val="off"/>
          <w:i w:val="off"/>
          <w:sz w:val="28"/>
        </w:rPr>
        <w:t xml:space="preserve">                  </w:t>
      </w:r>
      <w:r>
        <w:rPr>
          <w:b w:val="off"/>
          <w:i w:val="off"/>
          <w:sz w:val="28"/>
        </w:rPr>
        <w:t xml:space="preserve">      (2016-19)</w:t>
      </w:r>
    </w:p>
    <w:p>
      <w:pPr>
        <w:rPr>
          <w:b w:val="off"/>
          <w:i w:val="off"/>
          <w:sz w:val="28"/>
        </w:rPr>
      </w:pPr>
    </w:p>
    <w:p>
      <w:pPr>
        <w:pStyle w:val="Normal"/>
        <w:rPr>
          <w:b w:val="off"/>
          <w:i w:val="off"/>
          <w:sz w:val="48"/>
          <w:u w:val="none"/>
        </w:rPr>
      </w:pPr>
      <w:r>
        <w:rPr>
          <w:b w:val="off"/>
          <w:i w:val="off"/>
          <w:sz w:val="28"/>
        </w:rPr>
        <w:t xml:space="preserve">                          </w:t>
      </w:r>
      <w:r>
        <w:rPr>
          <w:b/>
          <w:i w:val="off"/>
          <w:sz w:val="48"/>
          <w:u w:val="single"/>
        </w:rPr>
        <w:t>Acknowledgement</w:t>
      </w:r>
    </w:p>
    <w:p>
      <w:pPr>
        <w:pStyle w:val="Normal"/>
        <w:rPr>
          <w:b w:val="off"/>
          <w:i w:val="off"/>
          <w:sz w:val="28"/>
          <w:u w:val="none"/>
        </w:rPr>
      </w:pPr>
    </w:p>
    <w:p>
      <w:pPr>
        <w:pStyle w:val="Normal"/>
        <w:rPr>
          <w:b w:val="off"/>
          <w:i w:val="off"/>
          <w:sz w:val="24"/>
          <w:u w:val="none"/>
        </w:rPr>
      </w:pPr>
      <w:r>
        <w:rPr>
          <w:b w:val="off"/>
          <w:i w:val="off"/>
          <w:sz w:val="28"/>
          <w:u w:val="none"/>
        </w:rPr>
        <w:t xml:space="preserve">  </w:t>
      </w:r>
      <w:r>
        <w:rPr>
          <w:b w:val="off"/>
          <w:i w:val="off"/>
          <w:sz w:val="24"/>
          <w:u w:val="none"/>
        </w:rPr>
        <w:t xml:space="preserve">     I consider as my duty to acknowledge some people, without their assistance this work could not have been undertaken at all. I convey deep sense of gratitude to:</w:t>
      </w:r>
    </w:p>
    <w:p>
      <w:pPr>
        <w:pStyle w:val="Normal"/>
        <w:rPr>
          <w:b w:val="off"/>
          <w:i w:val="off"/>
          <w:sz w:val="24"/>
          <w:u w:val="none"/>
        </w:rPr>
      </w:pPr>
      <w:r>
        <w:rPr>
          <w:b w:val="off"/>
          <w:i w:val="off"/>
          <w:sz w:val="24"/>
          <w:u w:val="none"/>
        </w:rPr>
        <w:t xml:space="preserve"> </w:t>
      </w:r>
    </w:p>
    <w:p>
      <w:pPr>
        <w:pStyle w:val="Normal"/>
        <w:rPr>
          <w:b w:val="off"/>
          <w:i w:val="off"/>
          <w:sz w:val="24"/>
          <w:u w:val="none"/>
        </w:rPr>
      </w:pPr>
    </w:p>
    <w:p>
      <w:pPr>
        <w:pStyle w:val="Normal"/>
        <w:rPr>
          <w:b w:val="off"/>
          <w:i w:val="off"/>
          <w:sz w:val="24"/>
          <w:u w:val="none"/>
        </w:rPr>
      </w:pPr>
      <w:r>
        <w:rPr>
          <w:b w:val="off"/>
          <w:i w:val="off"/>
          <w:sz w:val="24"/>
          <w:u w:val="none"/>
        </w:rPr>
        <w:t xml:space="preserve">             </w:t>
      </w:r>
    </w:p>
    <w:p>
      <w:pPr>
        <w:pStyle w:val="Normal"/>
        <w:rPr>
          <w:b/>
          <w:i w:val="off"/>
          <w:sz w:val="36"/>
          <w:u w:val="none"/>
        </w:rPr>
      </w:pPr>
      <w:r>
        <w:rPr>
          <w:b w:val="off"/>
          <w:i w:val="off"/>
          <w:sz w:val="24"/>
          <w:u w:val="none"/>
        </w:rPr>
        <w:t xml:space="preserve">                    </w:t>
      </w:r>
      <w:r>
        <w:rPr>
          <w:b/>
          <w:i w:val="off"/>
          <w:sz w:val="36"/>
          <w:u w:val="none"/>
        </w:rPr>
        <w:t xml:space="preserve">                 P.M.NAIDU</w:t>
      </w:r>
    </w:p>
    <w:p>
      <w:pPr>
        <w:pStyle w:val="Normal"/>
        <w:rPr>
          <w:b/>
          <w:i w:val="off"/>
          <w:sz w:val="36"/>
          <w:u w:val="none"/>
        </w:rPr>
      </w:pPr>
      <w:r>
        <w:rPr>
          <w:b/>
          <w:i w:val="off"/>
          <w:sz w:val="36"/>
          <w:u w:val="none"/>
        </w:rPr>
        <w:t xml:space="preserve">         Head of computer science department</w:t>
      </w:r>
    </w:p>
    <w:p>
      <w:pPr>
        <w:pStyle w:val="Normal"/>
        <w:rPr>
          <w:b/>
          <w:i w:val="off"/>
          <w:sz w:val="36"/>
          <w:u w:val="none"/>
        </w:rPr>
      </w:pPr>
      <w:r>
        <w:rPr>
          <w:b/>
          <w:i w:val="off"/>
          <w:sz w:val="36"/>
          <w:u w:val="none"/>
        </w:rPr>
        <w:t xml:space="preserve">             SIVA SIVANI DEGREE COLLEGE</w:t>
      </w:r>
    </w:p>
    <w:p>
      <w:pPr>
        <w:pStyle w:val="Normal"/>
        <w:rPr>
          <w:b/>
          <w:i w:val="off"/>
          <w:sz w:val="36"/>
          <w:u w:val="none"/>
        </w:rPr>
      </w:pPr>
    </w:p>
    <w:p>
      <w:pPr>
        <w:pStyle w:val="Normal"/>
        <w:rPr>
          <w:rFonts w:ascii="Verdana" w:cs="Times New Roman" w:eastAsia="Times New Roman" w:hAnsi="Verdana"/>
          <w:b/>
          <w:caps/>
          <w:color w:val="404040" w:themeColor="text1" w:themeTint="bf"/>
          <w:sz w:val="40"/>
          <w:u w:val="single"/>
        </w:rPr>
      </w:pPr>
      <w:r>
        <w:rPr>
          <w:b w:val="off"/>
          <w:i w:val="off"/>
          <w:sz w:val="24"/>
          <w:u w:val="none"/>
        </w:rPr>
        <w:t xml:space="preserve">      For providing me the opportunity to undergo the project training.The most drivers and</w:t>
      </w:r>
      <w:r>
        <w:rPr>
          <w:b w:val="off"/>
          <w:i w:val="off"/>
          <w:sz w:val="24"/>
          <w:u w:val="none"/>
        </w:rPr>
        <w:t xml:space="preserve"> the deepest gratitude I owe to my guides,who has taken the </w:t>
      </w:r>
      <w:r>
        <w:rPr>
          <w:b w:val="off"/>
          <w:i w:val="off"/>
          <w:sz w:val="24"/>
          <w:u w:val="none"/>
        </w:rPr>
        <w:t>time and effort to help me to prepare this project report.</w:t>
      </w: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p>
    <w:p>
      <w:pPr>
        <w:pBdr>
          <w:bottom w:val="single" w:color="eeeeee" w:sz="4"/>
        </w:pBdr>
        <w:shd w:val="clear" w:color="auto" w:fill="ffffff"/>
        <w:spacing w:after="240" w:line="240" w:lineRule="auto"/>
        <w:ind w:left="2880" w:firstLine="720"/>
        <w:rPr>
          <w:rFonts w:ascii="Verdana" w:cs="Times New Roman" w:eastAsia="Times New Roman" w:hAnsi="Verdana"/>
          <w:b/>
          <w:caps/>
          <w:color w:val="404040" w:themeColor="text1" w:themeTint="bf"/>
          <w:sz w:val="40"/>
          <w:u w:val="single"/>
        </w:rPr>
      </w:pPr>
      <w:r>
        <w:rPr>
          <w:rFonts w:ascii="Verdana" w:cs="Times New Roman" w:eastAsia="Times New Roman" w:hAnsi="Verdana"/>
          <w:b/>
          <w:caps/>
          <w:color w:val="404040" w:themeColor="text1" w:themeTint="bf"/>
          <w:sz w:val="40"/>
          <w:u w:val="single"/>
        </w:rPr>
        <w:t>INDEX</w:t>
      </w:r>
    </w:p>
    <w:p>
      <w:pPr>
        <w:ind w:left="360"/>
        <w:rPr>
          <w:b/>
          <w:sz w:val="32"/>
        </w:rPr>
      </w:pPr>
    </w:p>
    <w:p>
      <w:pPr>
        <w:pStyle w:val="ListParagraph"/>
        <w:numPr>
          <w:ilvl w:val="0"/>
          <w:numId w:val="16"/>
        </w:numPr>
        <w:rPr>
          <w:b/>
          <w:sz w:val="32"/>
        </w:rPr>
      </w:pPr>
      <w:r>
        <w:rPr>
          <w:b/>
          <w:sz w:val="32"/>
        </w:rPr>
        <w:t>INTRODUCTION</w:t>
      </w:r>
    </w:p>
    <w:p>
      <w:pPr>
        <w:pStyle w:val="ListParagraph"/>
        <w:numPr>
          <w:ilvl w:val="0"/>
          <w:numId w:val="16"/>
        </w:numPr>
        <w:rPr>
          <w:b/>
          <w:sz w:val="32"/>
        </w:rPr>
      </w:pPr>
      <w:r>
        <w:rPr>
          <w:b/>
          <w:sz w:val="32"/>
        </w:rPr>
        <w:t>EXPLANATION</w:t>
      </w:r>
    </w:p>
    <w:p>
      <w:pPr>
        <w:pStyle w:val="ListParagraph"/>
        <w:numPr>
          <w:ilvl w:val="0"/>
          <w:numId w:val="19"/>
        </w:numPr>
        <w:rPr>
          <w:b/>
          <w:sz w:val="32"/>
        </w:rPr>
      </w:pPr>
      <w:r>
        <w:rPr>
          <w:b/>
          <w:sz w:val="32"/>
        </w:rPr>
        <w:t>KEY FEATURES</w:t>
      </w:r>
    </w:p>
    <w:p>
      <w:pPr>
        <w:pStyle w:val="ListParagraph"/>
        <w:numPr>
          <w:ilvl w:val="0"/>
          <w:numId w:val="19"/>
        </w:numPr>
        <w:rPr>
          <w:b/>
          <w:sz w:val="32"/>
        </w:rPr>
      </w:pPr>
      <w:r>
        <w:rPr>
          <w:b/>
          <w:sz w:val="32"/>
        </w:rPr>
        <w:t>ERD HOSPITAL MANAGEMENT SYSTEM</w:t>
      </w:r>
    </w:p>
    <w:p>
      <w:pPr>
        <w:pStyle w:val="ListParagraph"/>
        <w:numPr>
          <w:ilvl w:val="0"/>
          <w:numId w:val="19"/>
        </w:numPr>
        <w:rPr>
          <w:b/>
          <w:sz w:val="32"/>
        </w:rPr>
      </w:pPr>
      <w:r>
        <w:rPr>
          <w:b/>
          <w:sz w:val="32"/>
        </w:rPr>
        <w:t>MODULES DESCRIPTION</w:t>
      </w:r>
    </w:p>
    <w:p>
      <w:pPr>
        <w:pStyle w:val="ListParagraph"/>
        <w:numPr>
          <w:ilvl w:val="0"/>
          <w:numId w:val="19"/>
        </w:numPr>
        <w:rPr>
          <w:b/>
          <w:sz w:val="32"/>
        </w:rPr>
      </w:pPr>
      <w:r>
        <w:rPr>
          <w:b/>
          <w:sz w:val="32"/>
        </w:rPr>
        <w:t>ADMIN MODULE OF HOSPITAL MANAGEMENT SYSTEM</w:t>
      </w:r>
    </w:p>
    <w:p>
      <w:pPr>
        <w:pStyle w:val="ListParagraph"/>
        <w:numPr>
          <w:ilvl w:val="0"/>
          <w:numId w:val="19"/>
        </w:numPr>
        <w:rPr>
          <w:b/>
          <w:sz w:val="32"/>
        </w:rPr>
      </w:pPr>
      <w:r>
        <w:rPr>
          <w:b/>
          <w:sz w:val="32"/>
        </w:rPr>
        <w:t>ENTERING INTO THE SYSTEM</w:t>
      </w:r>
    </w:p>
    <w:p>
      <w:pPr>
        <w:pStyle w:val="ListParagraph"/>
        <w:numPr>
          <w:ilvl w:val="0"/>
          <w:numId w:val="16"/>
        </w:numPr>
        <w:rPr>
          <w:b/>
          <w:sz w:val="32"/>
        </w:rPr>
      </w:pPr>
      <w:r>
        <w:rPr>
          <w:b/>
          <w:sz w:val="32"/>
        </w:rPr>
        <w:t>SOURCE CODE</w:t>
      </w:r>
    </w:p>
    <w:p>
      <w:pPr>
        <w:pStyle w:val="ListParagraph"/>
        <w:numPr>
          <w:ilvl w:val="0"/>
          <w:numId w:val="20"/>
        </w:numPr>
        <w:rPr>
          <w:b/>
          <w:sz w:val="32"/>
        </w:rPr>
      </w:pPr>
      <w:r>
        <w:rPr>
          <w:b/>
          <w:sz w:val="32"/>
        </w:rPr>
        <w:t>ADD NEW PATIENT RECORD</w:t>
      </w:r>
    </w:p>
    <w:p>
      <w:pPr>
        <w:pStyle w:val="ListParagraph"/>
        <w:numPr>
          <w:ilvl w:val="0"/>
          <w:numId w:val="20"/>
        </w:numPr>
        <w:rPr>
          <w:b/>
          <w:sz w:val="32"/>
        </w:rPr>
      </w:pPr>
      <w:r>
        <w:rPr>
          <w:b/>
          <w:sz w:val="32"/>
        </w:rPr>
        <w:t xml:space="preserve">EDIT OR SEARCH PATIENT RECORD </w:t>
      </w:r>
    </w:p>
    <w:p>
      <w:pPr>
        <w:pStyle w:val="ListParagraph"/>
        <w:numPr>
          <w:ilvl w:val="0"/>
          <w:numId w:val="20"/>
        </w:numPr>
        <w:rPr>
          <w:b/>
          <w:sz w:val="32"/>
        </w:rPr>
      </w:pPr>
      <w:r>
        <w:rPr>
          <w:b/>
          <w:sz w:val="32"/>
        </w:rPr>
        <w:t>LIST OF PATIENT RECORD</w:t>
      </w:r>
    </w:p>
    <w:p>
      <w:pPr>
        <w:pStyle w:val="ListParagraph"/>
        <w:numPr>
          <w:ilvl w:val="0"/>
          <w:numId w:val="20"/>
        </w:numPr>
        <w:rPr>
          <w:b/>
          <w:sz w:val="32"/>
        </w:rPr>
      </w:pPr>
      <w:r>
        <w:rPr>
          <w:b/>
          <w:sz w:val="32"/>
        </w:rPr>
        <w:t>DELETE PATIENT RECORD</w:t>
      </w:r>
    </w:p>
    <w:p>
      <w:pPr>
        <w:pStyle w:val="ListParagraph"/>
        <w:numPr>
          <w:ilvl w:val="0"/>
          <w:numId w:val="16"/>
        </w:numPr>
        <w:rPr>
          <w:b/>
          <w:sz w:val="32"/>
        </w:rPr>
      </w:pPr>
      <w:r>
        <w:rPr>
          <w:b/>
          <w:sz w:val="32"/>
        </w:rPr>
        <w:t xml:space="preserve">OUTPUT SCREENS </w:t>
      </w:r>
    </w:p>
    <w:p>
      <w:pPr>
        <w:pStyle w:val="ListParagraph"/>
        <w:numPr>
          <w:ilvl w:val="0"/>
          <w:numId w:val="16"/>
        </w:numPr>
        <w:rPr>
          <w:b/>
          <w:sz w:val="32"/>
        </w:rPr>
      </w:pPr>
      <w:r>
        <w:rPr>
          <w:b/>
          <w:sz w:val="32"/>
        </w:rPr>
        <w:t>SYSTEM USED</w:t>
      </w:r>
    </w:p>
    <w:p>
      <w:pPr>
        <w:pStyle w:val="ListParagraph"/>
        <w:numPr>
          <w:ilvl w:val="0"/>
          <w:numId w:val="18"/>
        </w:numPr>
        <w:rPr>
          <w:b/>
          <w:sz w:val="32"/>
        </w:rPr>
      </w:pPr>
      <w:r>
        <w:rPr>
          <w:b/>
          <w:sz w:val="32"/>
        </w:rPr>
        <w:t>WINDOWS 8.1</w:t>
      </w:r>
    </w:p>
    <w:p>
      <w:pPr>
        <w:pStyle w:val="ListParagraph"/>
        <w:numPr>
          <w:ilvl w:val="0"/>
          <w:numId w:val="16"/>
        </w:numPr>
        <w:rPr>
          <w:b/>
          <w:sz w:val="32"/>
        </w:rPr>
      </w:pPr>
      <w:r>
        <w:rPr>
          <w:b/>
          <w:sz w:val="32"/>
        </w:rPr>
        <w:t>CONCLUSION</w:t>
      </w: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p>
    <w:p>
      <w:pPr>
        <w:rPr>
          <w:rFonts w:ascii="Verdana" w:cs="Times New Roman" w:eastAsia="Times New Roman" w:hAnsi="Verdana"/>
          <w:b/>
          <w:caps/>
          <w:color w:val="0cc112"/>
          <w:sz w:val="20"/>
        </w:rPr>
      </w:pPr>
      <w:r>
        <w:rPr>
          <w:b/>
          <w:sz w:val="40"/>
          <w:u w:val="single"/>
        </w:rPr>
        <w:t>Introduction:</w:t>
      </w:r>
    </w:p>
    <w:p>
      <w:pPr>
        <w:ind w:firstLine="1390"/>
        <w:rPr>
          <w:rStyle w:val="Apple-converted-space"/>
          <w:rFonts w:ascii="Verdana" w:hAnsi="Verdana"/>
          <w:color w:val="816868"/>
          <w:sz w:val="36"/>
          <w:shd w:val="clear" w:color="auto" w:fill="ffffff"/>
        </w:rPr>
      </w:pPr>
      <w:r>
        <w:rPr>
          <w:rFonts w:ascii="Verdana" w:hAnsi="Verdana"/>
          <w:color w:val="816868"/>
          <w:sz w:val="36"/>
          <w:shd w:val="clear" w:color="auto" w:fill="ffffff"/>
        </w:rPr>
        <w:t>Hospitals play a major role in a human's life. There is no human on earth that is not going to be suffering some sort of sickness. </w:t>
      </w:r>
      <w:r>
        <w:rPr>
          <w:rFonts w:ascii="Verdana" w:hAnsi="Verdana"/>
          <w:color w:val="816868"/>
          <w:sz w:val="36"/>
        </w:rPr>
        <w:br w:type="textWrapping"/>
      </w:r>
      <w:bookmarkStart w:id="0" w:name="more"/>
      <w:bookmarkEnd w:id="0"/>
      <w:r>
        <w:rPr>
          <w:rFonts w:ascii="Verdana" w:hAnsi="Verdana"/>
          <w:color w:val="816868"/>
          <w:sz w:val="36"/>
        </w:rPr>
        <w:br w:type="textWrapping"/>
      </w:r>
      <w:r>
        <w:rPr>
          <w:rFonts w:ascii="Verdana" w:hAnsi="Verdana"/>
          <w:color w:val="816868"/>
          <w:sz w:val="36"/>
          <w:shd w:val="clear" w:color="auto" w:fill="ffffff"/>
        </w:rPr>
        <w:br w:type="textWrapping"/>
      </w:r>
      <w:r>
        <w:rPr>
          <w:rFonts w:ascii="Verdana" w:hAnsi="Verdana"/>
          <w:color w:val="816868"/>
          <w:sz w:val="36"/>
          <w:shd w:val="clear" w:color="auto" w:fill="ffffff"/>
        </w:rPr>
        <w:t xml:space="preserve">            </w:t>
      </w:r>
      <w:r>
        <w:rPr>
          <w:rFonts w:ascii="Verdana" w:hAnsi="Verdana"/>
          <w:color w:val="816868"/>
          <w:sz w:val="36"/>
          <w:shd w:val="clear" w:color="auto" w:fill="ffffff"/>
        </w:rPr>
        <w:t>It is a very harsh but truth of the life. Nothing is perfect on this earth so does a human. Hospitals provide the best medical facility to the people who are not well.</w:t>
      </w:r>
      <w:r>
        <w:rPr>
          <w:rFonts w:ascii="Verdana" w:hAnsi="Verdana"/>
          <w:color w:val="816868"/>
          <w:sz w:val="36"/>
        </w:rPr>
        <w:br w:type="textWrapping"/>
      </w:r>
      <w:r>
        <w:rPr>
          <w:rFonts w:ascii="Verdana" w:hAnsi="Verdana"/>
          <w:color w:val="816868"/>
          <w:sz w:val="36"/>
          <w:shd w:val="clear" w:color="auto" w:fill="ffffff"/>
        </w:rPr>
        <w:br w:type="textWrapping"/>
      </w:r>
      <w:r>
        <w:rPr>
          <w:rFonts w:ascii="Verdana" w:hAnsi="Verdana"/>
          <w:color w:val="816868"/>
          <w:sz w:val="36"/>
          <w:shd w:val="clear" w:color="auto" w:fill="ffffff"/>
        </w:rPr>
        <w:t xml:space="preserve">            </w:t>
      </w:r>
      <w:r>
        <w:rPr>
          <w:rFonts w:ascii="Verdana" w:hAnsi="Verdana"/>
          <w:color w:val="816868"/>
          <w:sz w:val="36"/>
          <w:shd w:val="clear" w:color="auto" w:fill="ffffff"/>
        </w:rPr>
        <w:t>It may be due to some sort of stress, changes in climates, work-overload (this is one of the major issue who work in corporate world) or someone might hurt himself / herself.</w:t>
      </w:r>
      <w:r>
        <w:rPr>
          <w:rStyle w:val="Apple-converted-space"/>
          <w:rFonts w:ascii="Verdana" w:hAnsi="Verdana"/>
          <w:color w:val="816868"/>
          <w:sz w:val="36"/>
          <w:shd w:val="clear" w:color="auto" w:fill="ffffff"/>
        </w:rPr>
        <w:t> </w:t>
      </w:r>
    </w:p>
    <w:p>
      <w:pPr>
        <w:pStyle w:val="Heading2"/>
        <w:pBdr>
          <w:bottom w:val="single" w:color="eeeeee" w:sz="4"/>
        </w:pBdr>
        <w:shd w:val="clear" w:color="auto" w:fill="ffffff"/>
        <w:spacing w:before="0" w:after="240"/>
        <w:rPr>
          <w:rFonts w:ascii="Verdana" w:hAnsi="Verdana"/>
          <w:caps/>
          <w:color w:val="404040" w:themeColor="text1" w:themeTint="bf"/>
          <w:sz w:val="40"/>
        </w:rPr>
      </w:pPr>
      <w:r>
        <w:rPr>
          <w:rFonts w:ascii="Verdana" w:hAnsi="Verdana"/>
          <w:caps/>
          <w:color w:val="404040" w:themeColor="text1" w:themeTint="bf"/>
          <w:sz w:val="40"/>
        </w:rPr>
        <w:t>HOW CAN IT HELP?</w:t>
      </w:r>
    </w:p>
    <w:p>
      <w:pPr>
        <w:pStyle w:val="Heading2"/>
        <w:pBdr>
          <w:bottom w:val="single" w:color="eeeeee" w:sz="4"/>
        </w:pBdr>
        <w:shd w:val="clear" w:color="auto" w:fill="ffffff"/>
        <w:spacing w:before="0" w:after="240"/>
        <w:rPr>
          <w:rFonts w:ascii="Verdana" w:hAnsi="Verdana"/>
          <w:caps/>
          <w:color w:val="0cc112"/>
          <w:sz w:val="32"/>
        </w:rPr>
      </w:pPr>
      <w:r>
        <w:rPr>
          <w:rFonts w:ascii="Verdana" w:hAnsi="Verdana"/>
          <w:caps/>
          <w:color w:val="0cc112"/>
          <w:sz w:val="40"/>
        </w:rPr>
        <w:tab/>
      </w:r>
      <w:r>
        <w:rPr>
          <w:rFonts w:ascii="Verdana" w:hAnsi="Verdana"/>
          <w:b w:val="off"/>
          <w:caps/>
          <w:color w:val="0cc112"/>
          <w:sz w:val="40"/>
        </w:rPr>
        <w:tab/>
      </w:r>
      <w:r>
        <w:rPr>
          <w:rFonts w:ascii="Verdana" w:hAnsi="Verdana"/>
          <w:b w:val="off"/>
          <w:color w:val="816868"/>
          <w:sz w:val="32"/>
          <w:shd w:val="clear" w:color="auto" w:fill="ffffff"/>
        </w:rPr>
        <w:t>There are several other reasons that a person needs medical assistance. And, to provide best medical assistance, the management of the hospital must be disciplined, well-versed in its service providing techniques.</w:t>
      </w:r>
      <w:r>
        <w:rPr>
          <w:rFonts w:ascii="Verdana" w:hAnsi="Verdana"/>
          <w:b w:val="off"/>
          <w:color w:val="816868"/>
          <w:sz w:val="32"/>
        </w:rPr>
        <w:br w:type="textWrapping"/>
      </w:r>
      <w:r>
        <w:rPr>
          <w:rFonts w:ascii="Verdana" w:hAnsi="Verdana"/>
          <w:b w:val="off"/>
          <w:color w:val="816868"/>
          <w:sz w:val="32"/>
        </w:rPr>
        <w:br w:type="textWrapping"/>
      </w:r>
      <w:r>
        <w:rPr>
          <w:rFonts w:ascii="Verdana" w:hAnsi="Verdana"/>
          <w:b w:val="off"/>
          <w:color w:val="816868"/>
          <w:sz w:val="32"/>
          <w:shd w:val="clear" w:color="auto" w:fill="ffffff"/>
        </w:rPr>
        <w:t>They should be able to keep track of the records of the doctors, patients, nurses, and other hospital staffs. But</w:t>
      </w:r>
      <w:r>
        <w:rPr>
          <w:rFonts w:ascii="Verdana" w:hAnsi="Verdana"/>
          <w:b w:val="off"/>
          <w:color w:val="816868"/>
          <w:sz w:val="32"/>
          <w:shd w:val="clear" w:color="auto" w:fill="ffffff"/>
        </w:rPr>
        <w:t xml:space="preserve"> if t</w:t>
      </w:r>
      <w:r>
        <w:rPr>
          <w:rFonts w:ascii="Verdana" w:hAnsi="Verdana"/>
          <w:b w:val="off"/>
          <w:color w:val="816868"/>
          <w:sz w:val="32"/>
          <w:shd w:val="clear" w:color="auto" w:fill="ffffff"/>
        </w:rPr>
        <w:t>hese records are maintained on the paper, it will not be a cup of tea that can be sipped without burning the lips.</w:t>
      </w:r>
      <w:r>
        <w:rPr>
          <w:rFonts w:ascii="Verdana" w:hAnsi="Verdana"/>
          <w:b w:val="off"/>
          <w:color w:val="816868"/>
          <w:sz w:val="32"/>
        </w:rPr>
        <w:br w:type="textWrapping"/>
      </w:r>
      <w:r>
        <w:rPr>
          <w:rFonts w:ascii="Verdana" w:hAnsi="Verdana"/>
          <w:b w:val="off"/>
          <w:color w:val="816868"/>
          <w:sz w:val="32"/>
        </w:rPr>
        <w:br w:type="textWrapping"/>
      </w:r>
      <w:r>
        <w:rPr>
          <w:rFonts w:ascii="Verdana" w:hAnsi="Verdana"/>
          <w:b w:val="off"/>
          <w:color w:val="816868"/>
          <w:sz w:val="32"/>
          <w:shd w:val="clear" w:color="auto" w:fill="ffffff"/>
        </w:rPr>
        <w:t>It is not very efficient, is not reliable and is very time consuming process. In today’s highly technological era, it is not feasible not by also technically but also economically.</w:t>
      </w:r>
      <w:r>
        <w:rPr>
          <w:rFonts w:ascii="Verdana" w:hAnsi="Verdana"/>
          <w:b w:val="off"/>
          <w:color w:val="816868"/>
          <w:sz w:val="32"/>
        </w:rPr>
        <w:br w:type="textWrapping"/>
      </w:r>
      <w:r>
        <w:rPr>
          <w:rFonts w:ascii="Verdana" w:hAnsi="Verdana"/>
          <w:b w:val="off"/>
          <w:color w:val="816868"/>
          <w:sz w:val="32"/>
        </w:rPr>
        <w:br w:type="textWrapping"/>
      </w:r>
      <w:r>
        <w:rPr>
          <w:rFonts w:ascii="Verdana" w:hAnsi="Verdana"/>
          <w:b w:val="off"/>
          <w:color w:val="816868"/>
          <w:sz w:val="32"/>
          <w:shd w:val="clear" w:color="auto" w:fill="ffffff"/>
        </w:rPr>
        <w:t>So, I thought of making an automated system for keeping the tracks of all the activities and maintaining their records.</w:t>
      </w:r>
      <w:r>
        <w:rPr>
          <w:rFonts w:ascii="Verdana" w:hAnsi="Verdana"/>
          <w:b w:val="off"/>
          <w:color w:val="816868"/>
          <w:sz w:val="32"/>
        </w:rPr>
        <w:br w:type="textWrapping"/>
      </w:r>
      <w:r>
        <w:rPr>
          <w:rFonts w:ascii="Verdana" w:hAnsi="Verdana"/>
          <w:b w:val="off"/>
          <w:color w:val="816868"/>
          <w:sz w:val="32"/>
        </w:rPr>
        <w:br w:type="textWrapping"/>
      </w:r>
      <w:r>
        <w:rPr>
          <w:rFonts w:ascii="Verdana" w:hAnsi="Verdana"/>
          <w:b w:val="off"/>
          <w:color w:val="816868"/>
          <w:sz w:val="32"/>
          <w:shd w:val="clear" w:color="auto" w:fill="ffffff"/>
        </w:rPr>
        <w:t>It is called “Hospital Management System”. My main aim is to minimize the paperwork of the hospital as minimum as possible, if not completely.</w:t>
      </w:r>
      <w:r>
        <w:rPr>
          <w:rStyle w:val="Apple-converted-space"/>
          <w:rFonts w:ascii="Verdana" w:hAnsi="Verdana"/>
          <w:b w:val="off"/>
          <w:color w:val="816868"/>
          <w:sz w:val="32"/>
          <w:shd w:val="clear" w:color="auto" w:fill="ffffff"/>
        </w:rPr>
        <w:t> </w:t>
      </w:r>
    </w:p>
    <w:p>
      <w:pPr>
        <w:pStyle w:val="Heading2"/>
        <w:pBdr>
          <w:bottom w:val="single" w:color="eeeeee" w:sz="4"/>
        </w:pBdr>
        <w:shd w:val="clear" w:color="auto" w:fill="ffffff"/>
        <w:spacing w:before="0" w:after="240"/>
        <w:rPr>
          <w:rFonts w:ascii="Verdana" w:hAnsi="Verdana"/>
          <w:caps/>
          <w:color w:val="262626" w:themeColor="text1" w:themeTint="d9"/>
          <w:sz w:val="40"/>
          <w:u w:val="single"/>
        </w:rPr>
      </w:pPr>
      <w:r>
        <w:rPr>
          <w:rFonts w:ascii="Verdana" w:hAnsi="Verdana"/>
          <w:caps/>
          <w:color w:val="262626" w:themeColor="text1" w:themeTint="d9"/>
          <w:sz w:val="40"/>
          <w:u w:val="single"/>
        </w:rPr>
        <w:t>OBJECTIVE</w:t>
      </w:r>
      <w:r>
        <w:rPr>
          <w:rFonts w:ascii="Verdana" w:hAnsi="Verdana"/>
          <w:caps/>
          <w:color w:val="262626" w:themeColor="text1" w:themeTint="d9"/>
          <w:sz w:val="40"/>
          <w:u w:val="single"/>
        </w:rPr>
        <w:t>:</w:t>
      </w:r>
    </w:p>
    <w:p>
      <w:pPr>
        <w:numPr>
          <w:ilvl w:val="0"/>
          <w:numId w:val="3"/>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Computerization</w:t>
      </w:r>
      <w:r>
        <w:rPr>
          <w:rFonts w:ascii="Verdana" w:cs="Times New Roman" w:eastAsia="Times New Roman" w:hAnsi="Verdana"/>
          <w:color w:val="816868"/>
          <w:sz w:val="32"/>
        </w:rPr>
        <w:t> - All the details regarding hospitals, whether it is small or big, will be computerised. </w:t>
      </w:r>
    </w:p>
    <w:p>
      <w:pPr>
        <w:numPr>
          <w:ilvl w:val="0"/>
          <w:numId w:val="3"/>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Automated inventory</w:t>
      </w:r>
      <w:r>
        <w:rPr>
          <w:rFonts w:ascii="Verdana" w:cs="Times New Roman" w:eastAsia="Times New Roman" w:hAnsi="Verdana"/>
          <w:color w:val="816868"/>
          <w:sz w:val="32"/>
        </w:rPr>
        <w:t> – If the medicines are provided to the patients, the stock will be reduced in the inventory, and will help in to know the status the available medicines. </w:t>
      </w:r>
    </w:p>
    <w:p>
      <w:pPr>
        <w:numPr>
          <w:ilvl w:val="0"/>
          <w:numId w:val="3"/>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No redundancy</w:t>
      </w:r>
      <w:r>
        <w:rPr>
          <w:rFonts w:ascii="Verdana" w:cs="Times New Roman" w:eastAsia="Times New Roman" w:hAnsi="Verdana"/>
          <w:color w:val="816868"/>
          <w:sz w:val="32"/>
        </w:rPr>
        <w:t> - For every test that is conducted of the patients, an automated report will be generated and will be available to the patients and his / her concerned doctor uniformly. </w:t>
      </w:r>
    </w:p>
    <w:p>
      <w:pPr>
        <w:numPr>
          <w:ilvl w:val="0"/>
          <w:numId w:val="3"/>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Keep the Records </w:t>
      </w:r>
      <w:r>
        <w:rPr>
          <w:rFonts w:ascii="Verdana" w:cs="Times New Roman" w:eastAsia="Times New Roman" w:hAnsi="Verdana"/>
          <w:color w:val="816868"/>
          <w:sz w:val="32"/>
        </w:rPr>
        <w:t>– It will be easier task for the management to keep the record of the patients for historical purpose. </w:t>
      </w:r>
    </w:p>
    <w:p>
      <w:pPr>
        <w:pStyle w:val="ListParagraph"/>
        <w:numPr>
          <w:ilvl w:val="0"/>
          <w:numId w:val="3"/>
        </w:numPr>
        <w:shd w:val="clear" w:color="auto" w:fill="ffffff"/>
        <w:spacing w:after="60" w:line="240" w:lineRule="auto"/>
        <w:rPr>
          <w:rFonts w:ascii="Verdana" w:cs="Times New Roman" w:eastAsia="Times New Roman" w:hAnsi="Verdana"/>
          <w:color w:val="816868"/>
          <w:sz w:val="32"/>
        </w:rPr>
      </w:pPr>
      <w:r>
        <w:rPr>
          <w:rFonts w:ascii="Verdana" w:cs="Times New Roman" w:eastAsia="Times New Roman" w:hAnsi="Verdana"/>
          <w:b/>
          <w:color w:val="816868"/>
          <w:sz w:val="32"/>
        </w:rPr>
        <w:t xml:space="preserve">   </w:t>
      </w:r>
      <w:r>
        <w:rPr>
          <w:rFonts w:ascii="Verdana" w:cs="Times New Roman" w:eastAsia="Times New Roman" w:hAnsi="Verdana"/>
          <w:b/>
          <w:color w:val="816868"/>
          <w:sz w:val="32"/>
        </w:rPr>
        <w:t>Appointment </w:t>
      </w:r>
      <w:r>
        <w:rPr>
          <w:rFonts w:ascii="Verdana" w:cs="Times New Roman" w:eastAsia="Times New Roman" w:hAnsi="Verdana"/>
          <w:color w:val="816868"/>
          <w:sz w:val="32"/>
        </w:rPr>
        <w:t>– It will be easier for both the doctors and the patients to have the appointments. It is just two clicks away. </w:t>
      </w:r>
    </w:p>
    <w:p>
      <w:pPr>
        <w:shd w:val="clear" w:color="auto" w:fill="ffffff"/>
        <w:spacing w:after="60" w:line="240" w:lineRule="auto"/>
        <w:ind w:left="1440" w:firstLine="720"/>
        <w:rPr>
          <w:rFonts w:ascii="Verdana" w:hAnsi="Verdana"/>
          <w:b/>
          <w:color w:val="404040" w:themeColor="text1" w:themeTint="bf"/>
          <w:sz w:val="48"/>
          <w:u w:val="single"/>
          <w:shd w:val="clear" w:color="auto" w:fill="ffffff"/>
        </w:rPr>
      </w:pPr>
    </w:p>
    <w:p>
      <w:pPr>
        <w:shd w:val="clear" w:color="auto" w:fill="ffffff"/>
        <w:spacing w:after="60" w:line="240" w:lineRule="auto"/>
        <w:ind w:left="1440" w:firstLine="720"/>
        <w:rPr>
          <w:rFonts w:ascii="Verdana" w:hAnsi="Verdana"/>
          <w:b/>
          <w:color w:val="404040" w:themeColor="text1" w:themeTint="bf"/>
          <w:sz w:val="48"/>
          <w:u w:val="single"/>
          <w:shd w:val="clear" w:color="auto" w:fill="ffffff"/>
        </w:rPr>
      </w:pPr>
    </w:p>
    <w:p>
      <w:pPr>
        <w:shd w:val="clear" w:color="auto" w:fill="ffffff"/>
        <w:spacing w:after="60" w:line="240" w:lineRule="auto"/>
        <w:ind w:left="1440" w:firstLine="720"/>
        <w:rPr>
          <w:rFonts w:ascii="Verdana" w:hAnsi="Verdana"/>
          <w:b/>
          <w:color w:val="404040" w:themeColor="text1" w:themeTint="bf"/>
          <w:sz w:val="48"/>
          <w:u w:val="single"/>
          <w:shd w:val="clear" w:color="auto" w:fill="ffffff"/>
        </w:rPr>
      </w:pPr>
    </w:p>
    <w:p>
      <w:pPr>
        <w:shd w:val="clear" w:color="auto" w:fill="ffffff"/>
        <w:spacing w:after="60" w:line="240" w:lineRule="auto"/>
        <w:ind w:left="1440" w:firstLine="720"/>
        <w:rPr>
          <w:rFonts w:ascii="Verdana" w:hAnsi="Verdana"/>
          <w:b/>
          <w:color w:val="404040" w:themeColor="text1" w:themeTint="bf"/>
          <w:sz w:val="48"/>
          <w:u w:val="single"/>
          <w:shd w:val="clear" w:color="auto" w:fill="ffffff"/>
        </w:rPr>
      </w:pPr>
    </w:p>
    <w:p>
      <w:pPr>
        <w:shd w:val="clear" w:color="auto" w:fill="ffffff"/>
        <w:spacing w:after="60" w:line="240" w:lineRule="auto"/>
        <w:ind w:left="1440" w:firstLine="720"/>
        <w:rPr>
          <w:rFonts w:ascii="Verdana" w:hAnsi="Verdana"/>
          <w:b/>
          <w:color w:val="404040" w:themeColor="text1" w:themeTint="bf"/>
          <w:sz w:val="48"/>
          <w:u w:val="single"/>
          <w:shd w:val="clear" w:color="auto" w:fill="ffffff"/>
        </w:rPr>
      </w:pPr>
      <w:r>
        <w:rPr>
          <w:rFonts w:ascii="Verdana" w:hAnsi="Verdana"/>
          <w:b/>
          <w:color w:val="404040" w:themeColor="text1" w:themeTint="bf"/>
          <w:sz w:val="48"/>
          <w:u w:val="single"/>
          <w:shd w:val="clear" w:color="auto" w:fill="ffffff"/>
        </w:rPr>
        <w:t>EXPLANATION</w:t>
      </w:r>
      <w:r>
        <w:rPr>
          <w:rFonts w:ascii="Verdana" w:hAnsi="Verdana"/>
          <w:b/>
          <w:color w:val="404040" w:themeColor="text1" w:themeTint="bf"/>
          <w:sz w:val="48"/>
          <w:u w:val="single"/>
          <w:shd w:val="clear" w:color="auto" w:fill="ffffff"/>
        </w:rPr>
        <w:t>:</w:t>
      </w:r>
    </w:p>
    <w:p>
      <w:pPr>
        <w:shd w:val="clear" w:color="auto" w:fill="ffffff"/>
        <w:spacing w:after="60" w:line="240" w:lineRule="auto"/>
        <w:rPr>
          <w:rFonts w:ascii="Verdana" w:hAnsi="Verdana"/>
          <w:b/>
          <w:color w:val="404040" w:themeColor="text1" w:themeTint="bf"/>
          <w:sz w:val="44"/>
          <w:u w:val="single"/>
          <w:shd w:val="clear" w:color="auto" w:fill="ffffff"/>
        </w:rPr>
      </w:pPr>
      <w:r>
        <w:rPr>
          <w:rFonts w:ascii="Verdana" w:hAnsi="Verdana"/>
          <w:b/>
          <w:color w:val="404040" w:themeColor="text1" w:themeTint="bf"/>
          <w:sz w:val="44"/>
          <w:u w:val="single"/>
          <w:shd w:val="clear" w:color="auto" w:fill="ffffff"/>
        </w:rPr>
        <w:t>Key Features</w:t>
      </w:r>
      <w:r>
        <w:rPr>
          <w:rFonts w:ascii="Verdana" w:hAnsi="Verdana"/>
          <w:b/>
          <w:color w:val="404040" w:themeColor="text1" w:themeTint="bf"/>
          <w:sz w:val="44"/>
          <w:u w:val="single"/>
          <w:shd w:val="clear" w:color="auto" w:fill="ffffff"/>
        </w:rPr>
        <w:t>:</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Multi user account system</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Monitoring the whole hospital system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 xml:space="preserve">Management of all </w:t>
      </w:r>
      <w:r>
        <w:rPr>
          <w:rFonts w:ascii="Verdana" w:cs="Times New Roman" w:eastAsia="Times New Roman" w:hAnsi="Verdana"/>
          <w:color w:val="816868"/>
          <w:sz w:val="32"/>
        </w:rPr>
        <w:t>type of user’s</w:t>
      </w:r>
      <w:r>
        <w:rPr>
          <w:rFonts w:ascii="Verdana" w:cs="Times New Roman" w:eastAsia="Times New Roman" w:hAnsi="Verdana"/>
          <w:color w:val="816868"/>
          <w:sz w:val="32"/>
        </w:rPr>
        <w:t xml:space="preserve"> account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Notice Board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Appointment Management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View Appointments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Notifications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Medical History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Invoice Management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Medical Report Management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Internal Communication </w:t>
      </w:r>
    </w:p>
    <w:p>
      <w:pPr>
        <w:pStyle w:val="ListParagraph"/>
        <w:numPr>
          <w:ilvl w:val="0"/>
          <w:numId w:val="6"/>
        </w:numPr>
        <w:shd w:val="clear" w:color="auto" w:fill="ffffff"/>
        <w:spacing w:after="6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Responsive User Interfaces</w:t>
      </w:r>
    </w:p>
    <w:p>
      <w:pPr>
        <w:shd w:val="clear" w:color="auto" w:fill="ffffff"/>
        <w:spacing w:after="60" w:line="240" w:lineRule="auto"/>
        <w:ind w:left="360"/>
        <w:jc w:val="both"/>
        <w:rPr>
          <w:rFonts w:ascii="Verdana" w:cs="Times New Roman" w:eastAsia="Times New Roman" w:hAnsi="Verdana"/>
          <w:color w:val="816868"/>
          <w:sz w:val="32"/>
        </w:rPr>
      </w:pPr>
    </w:p>
    <w:p>
      <w:pPr>
        <w:shd w:val="clear" w:color="auto" w:fill="ffffff"/>
        <w:spacing w:after="60" w:line="240" w:lineRule="auto"/>
        <w:ind w:left="360"/>
        <w:jc w:val="both"/>
        <w:rPr>
          <w:rFonts w:ascii="Verdana" w:cs="Times New Roman" w:eastAsia="Times New Roman" w:hAnsi="Verdana"/>
          <w:color w:val="816868"/>
          <w:sz w:val="32"/>
        </w:rPr>
      </w:pPr>
      <w:r>
        <w:rPr>
          <w:rFonts w:ascii="Verdana" w:hAnsi="Verdana"/>
          <w:color w:val="816868"/>
          <w:sz w:val="32"/>
          <w:shd w:val="clear" w:color="auto" w:fill="ffffff"/>
        </w:rPr>
        <w:t>How does it sound now? I know your eyes will be shining like a star in the sky at night. Now, allow me to explain the whole project and the modules involved in it</w:t>
      </w:r>
    </w:p>
    <w:p>
      <w:pPr>
        <w:shd w:val="clear" w:color="auto" w:fill="ffffff"/>
        <w:spacing w:after="60" w:line="240" w:lineRule="auto"/>
        <w:rPr>
          <w:rFonts w:ascii="Verdana" w:cs="Times New Roman" w:eastAsia="Times New Roman" w:hAnsi="Verdana"/>
          <w:color w:val="404040" w:themeColor="text1" w:themeTint="bf"/>
          <w:sz w:val="32"/>
        </w:rPr>
      </w:pPr>
    </w:p>
    <w:p>
      <w:pPr>
        <w:shd w:val="clear" w:color="auto" w:fill="ffffff"/>
        <w:spacing w:after="60" w:line="240" w:lineRule="auto"/>
        <w:ind w:left="720"/>
        <w:rPr>
          <w:rFonts w:ascii="Verdana" w:cs="Times New Roman" w:eastAsia="Times New Roman" w:hAnsi="Verdana"/>
          <w:color w:val="404040" w:themeColor="text1" w:themeTint="bf"/>
          <w:sz w:val="32"/>
        </w:rPr>
      </w:pPr>
    </w:p>
    <w:p>
      <w:pPr>
        <w:pStyle w:val="Heading2"/>
        <w:pBdr>
          <w:bottom w:val="single" w:color="eeeeee" w:sz="4"/>
        </w:pBdr>
        <w:shd w:val="clear" w:color="auto" w:fill="ffffff"/>
        <w:spacing w:before="0" w:after="240"/>
        <w:rPr>
          <w:rFonts w:ascii="Verdana" w:hAnsi="Verdana"/>
          <w:caps/>
          <w:color w:val="404040" w:themeColor="text1" w:themeTint="bf"/>
          <w:sz w:val="44"/>
          <w:u w:val="single"/>
        </w:rPr>
      </w:pPr>
    </w:p>
    <w:p>
      <w:pPr>
        <w:pStyle w:val="Heading2"/>
        <w:pBdr>
          <w:bottom w:val="single" w:color="eeeeee" w:sz="4"/>
        </w:pBdr>
        <w:shd w:val="clear" w:color="auto" w:fill="ffffff"/>
        <w:spacing w:before="0" w:after="240"/>
        <w:rPr>
          <w:rFonts w:ascii="Verdana" w:hAnsi="Verdana"/>
          <w:caps/>
          <w:color w:val="404040" w:themeColor="text1" w:themeTint="bf"/>
          <w:sz w:val="44"/>
          <w:u w:val="single"/>
        </w:rPr>
      </w:pPr>
    </w:p>
    <w:p>
      <w:pPr>
        <w:pStyle w:val="Heading2"/>
        <w:pBdr>
          <w:bottom w:val="single" w:color="eeeeee" w:sz="4"/>
        </w:pBdr>
        <w:shd w:val="clear" w:color="auto" w:fill="ffffff"/>
        <w:spacing w:before="0" w:after="240"/>
        <w:rPr>
          <w:rFonts w:ascii="Verdana" w:hAnsi="Verdana"/>
          <w:caps/>
          <w:color w:val="404040" w:themeColor="text1" w:themeTint="bf"/>
          <w:sz w:val="44"/>
          <w:u w:val="single"/>
        </w:rPr>
      </w:pPr>
    </w:p>
    <w:p>
      <w:pPr>
        <w:pStyle w:val="Heading2"/>
        <w:pBdr>
          <w:bottom w:val="single" w:color="eeeeee" w:sz="4"/>
        </w:pBdr>
        <w:shd w:val="clear" w:color="auto" w:fill="ffffff"/>
        <w:spacing w:before="0" w:after="240"/>
        <w:rPr>
          <w:rFonts w:ascii="Verdana" w:hAnsi="Verdana"/>
          <w:caps/>
          <w:color w:val="404040" w:themeColor="text1" w:themeTint="bf"/>
          <w:sz w:val="44"/>
          <w:u w:val="single"/>
        </w:rPr>
      </w:pPr>
    </w:p>
    <w:p>
      <w:pPr>
        <w:pStyle w:val="Heading2"/>
        <w:pBdr>
          <w:bottom w:val="single" w:color="eeeeee" w:sz="4"/>
        </w:pBdr>
        <w:shd w:val="clear" w:color="auto" w:fill="ffffff"/>
        <w:spacing w:before="0" w:after="240"/>
        <w:rPr>
          <w:rFonts w:ascii="Verdana" w:hAnsi="Verdana"/>
          <w:caps/>
          <w:color w:val="404040" w:themeColor="text1" w:themeTint="bf"/>
          <w:sz w:val="44"/>
          <w:u w:val="single"/>
        </w:rPr>
      </w:pPr>
    </w:p>
    <w:p>
      <w:pPr>
        <w:pStyle w:val="Heading2"/>
        <w:pBdr>
          <w:bottom w:val="single" w:color="eeeeee" w:sz="4"/>
        </w:pBdr>
        <w:shd w:val="clear" w:color="auto" w:fill="ffffff"/>
        <w:spacing w:before="0" w:after="240"/>
        <w:rPr>
          <w:rFonts w:ascii="Verdana" w:hAnsi="Verdana"/>
          <w:caps/>
          <w:color w:val="404040" w:themeColor="text1" w:themeTint="bf"/>
          <w:sz w:val="44"/>
          <w:u w:val="single"/>
        </w:rPr>
      </w:pPr>
    </w:p>
    <w:p>
      <w:pPr>
        <w:pStyle w:val="Heading2"/>
        <w:pBdr>
          <w:bottom w:val="single" w:color="eeeeee" w:sz="4"/>
        </w:pBdr>
        <w:shd w:val="clear" w:color="auto" w:fill="ffffff"/>
        <w:spacing w:before="0" w:after="240"/>
        <w:rPr>
          <w:rFonts w:ascii="Verdana" w:hAnsi="Verdana"/>
          <w:caps/>
          <w:color w:val="404040" w:themeColor="text1" w:themeTint="bf"/>
          <w:sz w:val="44"/>
          <w:u w:val="single"/>
        </w:rPr>
      </w:pPr>
      <w:r>
        <w:rPr>
          <w:rFonts w:ascii="Verdana" w:hAnsi="Verdana"/>
          <w:caps/>
          <w:color w:val="404040" w:themeColor="text1" w:themeTint="bf"/>
          <w:sz w:val="44"/>
          <w:u w:val="single"/>
        </w:rPr>
        <w:t>ERD</w:t>
      </w:r>
      <w:r>
        <w:rPr>
          <w:rFonts w:ascii="Verdana" w:hAnsi="Verdana"/>
          <w:caps/>
          <w:color w:val="404040" w:themeColor="text1" w:themeTint="bf"/>
          <w:sz w:val="44"/>
          <w:u w:val="single"/>
        </w:rPr>
        <w:t xml:space="preserve"> FOR HOSPITAL MANAGEMENT SYSTEM:</w:t>
      </w:r>
    </w:p>
    <w:p>
      <w:pPr>
        <w:pStyle w:val="Heading2"/>
        <w:pBdr>
          <w:bottom w:val="single" w:color="eeeeee" w:sz="4"/>
        </w:pBdr>
        <w:shd w:val="clear" w:color="auto" w:fill="ffffff"/>
        <w:spacing w:before="0" w:after="240"/>
        <w:rPr>
          <w:rFonts w:ascii="Verdana" w:hAnsi="Verdana"/>
          <w:b w:val="off"/>
          <w:caps/>
          <w:color w:val="0cc112"/>
          <w:sz w:val="44"/>
        </w:rPr>
      </w:pPr>
      <w:r>
        <w:rPr>
          <w:rFonts w:ascii="Verdana" w:hAnsi="Verdana"/>
          <w:b w:val="off"/>
          <w:caps/>
          <w:color w:val="0cc112"/>
          <w:sz w:val="44"/>
        </w:rPr>
        <w:drawing>
          <wp:inline>
            <wp:extent cx="5816600" cy="688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jpg"/>
                    <pic:cNvPicPr>
                      <pic:picLocks noChangeAspect="1"/>
                    </pic:cNvPicPr>
                  </pic:nvPicPr>
                  <pic:blipFill>
                    <a:blip r:embed="rId16"/>
                    <a:stretch>
                      <a:fillRect/>
                    </a:stretch>
                  </pic:blipFill>
                  <pic:spPr>
                    <a:xfrm rot="0">
                      <a:off x="0" y="0"/>
                      <a:ext cx="5816600" cy="6889750"/>
                    </a:xfrm>
                    <a:prstGeom prst="rect">
                      <a:avLst/>
                    </a:prstGeom>
                  </pic:spPr>
                </pic:pic>
              </a:graphicData>
            </a:graphic>
          </wp:inline>
        </w:drawing>
      </w:r>
    </w:p>
    <w:p>
      <w:pPr>
        <w:pBdr>
          <w:bottom w:val="single" w:color="eeeeee" w:sz="4"/>
        </w:pBdr>
        <w:shd w:val="clear" w:color="auto" w:fill="ffffff"/>
        <w:spacing w:after="240" w:line="240" w:lineRule="auto"/>
        <w:rPr>
          <w:rFonts w:ascii="Verdana" w:cs="Times New Roman" w:eastAsia="Times New Roman" w:hAnsi="Verdana"/>
          <w:b/>
          <w:caps/>
          <w:color w:val="404040" w:themeColor="text1" w:themeTint="bf"/>
          <w:sz w:val="44"/>
          <w:u w:val="single"/>
        </w:rPr>
      </w:pPr>
      <w:r>
        <w:rPr>
          <w:rFonts w:ascii="Verdana" w:cs="Times New Roman" w:eastAsia="Times New Roman" w:hAnsi="Verdana"/>
          <w:b/>
          <w:caps/>
          <w:color w:val="404040" w:themeColor="text1" w:themeTint="bf"/>
          <w:sz w:val="44"/>
          <w:u w:val="single"/>
        </w:rPr>
        <w:t>MODULES DESCRIPTION:</w:t>
      </w:r>
    </w:p>
    <w:p>
      <w:pPr>
        <w:spacing w:after="0" w:line="240" w:lineRule="auto"/>
        <w:rPr>
          <w:rFonts w:ascii="Times New Roman" w:cs="Times New Roman" w:eastAsia="Times New Roman" w:hAnsi="Times New Roman"/>
          <w:sz w:val="32"/>
        </w:rPr>
      </w:pPr>
      <w:r>
        <w:rPr>
          <w:rFonts w:ascii="Verdana" w:cs="Times New Roman" w:eastAsia="Times New Roman" w:hAnsi="Verdana"/>
          <w:color w:val="816868"/>
          <w:sz w:val="32"/>
          <w:shd w:val="clear" w:color="auto" w:fill="ffffff"/>
        </w:rPr>
        <w:t>There are eight types of users involved in a hospital management system.</w:t>
      </w:r>
      <w:r>
        <w:rPr>
          <w:rFonts w:ascii="Verdana" w:cs="Times New Roman" w:eastAsia="Times New Roman" w:hAnsi="Verdana"/>
          <w:color w:val="816868"/>
          <w:sz w:val="32"/>
        </w:rPr>
        <w:t>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Admin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Doctor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Patient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Nurse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Receptionist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Pharmacist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Accountant </w:t>
      </w:r>
    </w:p>
    <w:p>
      <w:pPr>
        <w:numPr>
          <w:ilvl w:val="0"/>
          <w:numId w:val="7"/>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Laboratorist</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cs="Times New Roman" w:eastAsia="Times New Roman" w:hAnsi="Verdana"/>
          <w:color w:val="816868"/>
          <w:sz w:val="32"/>
          <w:shd w:val="clear" w:color="auto" w:fill="ffffff"/>
        </w:rPr>
        <w:t>Each of the above plays an important role in hospital management system.</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If a single of them does not function properly, the management will not be successful</w:t>
      </w:r>
      <w:r>
        <w:rPr>
          <w:rFonts w:ascii="Verdana" w:cs="Times New Roman" w:eastAsia="Times New Roman" w:hAnsi="Verdana"/>
          <w:color w:val="816868"/>
          <w:sz w:val="32"/>
          <w:shd w:val="clear" w:color="auto" w:fill="ffffff"/>
        </w:rPr>
        <w:t>.</w:t>
      </w:r>
    </w:p>
    <w:p>
      <w:pPr>
        <w:pBdr>
          <w:bottom w:val="single" w:color="eeeeee" w:sz="4"/>
        </w:pBdr>
        <w:shd w:val="clear" w:color="auto" w:fill="ffffff"/>
        <w:spacing w:after="240" w:line="240" w:lineRule="auto"/>
        <w:rPr>
          <w:rFonts w:ascii="Verdana" w:cs="Times New Roman" w:eastAsia="Times New Roman" w:hAnsi="Verdana"/>
          <w:b/>
          <w:caps/>
          <w:color w:val="404040" w:themeColor="text1" w:themeTint="bf"/>
          <w:sz w:val="20"/>
        </w:rPr>
      </w:pPr>
    </w:p>
    <w:p>
      <w:pPr>
        <w:pBdr>
          <w:bottom w:val="single" w:color="eeeeee" w:sz="4"/>
        </w:pBdr>
        <w:shd w:val="clear" w:color="auto" w:fill="ffffff"/>
        <w:spacing w:after="240" w:line="240" w:lineRule="auto"/>
        <w:rPr>
          <w:rFonts w:ascii="Verdana" w:cs="Times New Roman" w:eastAsia="Times New Roman" w:hAnsi="Verdana"/>
          <w:b/>
          <w:caps/>
          <w:color w:val="404040" w:themeColor="text1" w:themeTint="bf"/>
          <w:sz w:val="44"/>
          <w:u w:val="single"/>
        </w:rPr>
      </w:pPr>
      <w:r>
        <w:rPr>
          <w:rFonts w:ascii="Verdana" w:cs="Times New Roman" w:eastAsia="Times New Roman" w:hAnsi="Verdana"/>
          <w:b/>
          <w:caps/>
          <w:color w:val="404040" w:themeColor="text1" w:themeTint="bf"/>
          <w:sz w:val="44"/>
          <w:u w:val="single"/>
        </w:rPr>
        <w:t>ADMIN MODULE OF HOSPITAL MANAGEMENT SYSTEM:</w:t>
      </w:r>
    </w:p>
    <w:p>
      <w:pPr>
        <w:numPr>
          <w:ilvl w:val="0"/>
          <w:numId w:val="8"/>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It is the most powerful user of the system. </w:t>
      </w:r>
    </w:p>
    <w:p>
      <w:pPr>
        <w:numPr>
          <w:ilvl w:val="0"/>
          <w:numId w:val="8"/>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There will be only one admin into the system. </w:t>
      </w:r>
    </w:p>
    <w:p>
      <w:pPr>
        <w:numPr>
          <w:ilvl w:val="0"/>
          <w:numId w:val="8"/>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The admin can create and manage all other 7 user accounts. He / she can delete any account according to need. </w:t>
      </w:r>
    </w:p>
    <w:p>
      <w:pPr>
        <w:numPr>
          <w:ilvl w:val="0"/>
          <w:numId w:val="8"/>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The admin can monitor all the activities of the hospital. Whatever is going on into the hospital, will b</w:t>
      </w:r>
      <w:r>
        <w:rPr>
          <w:rFonts w:ascii="Verdana" w:cs="Times New Roman" w:eastAsia="Times New Roman" w:hAnsi="Verdana"/>
          <w:color w:val="816868"/>
          <w:sz w:val="32"/>
        </w:rPr>
        <w:t>e available in the admin panel.</w:t>
      </w:r>
    </w:p>
    <w:p>
      <w:pPr>
        <w:numPr>
          <w:ilvl w:val="0"/>
          <w:numId w:val="8"/>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If other violates the codes of the hospital, he can take immediate actions and can charge that user.</w:t>
      </w:r>
    </w:p>
    <w:p>
      <w:pPr>
        <w:pBdr>
          <w:bottom w:val="single" w:color="eeeeee" w:sz="4"/>
        </w:pBdr>
        <w:shd w:val="clear" w:color="auto" w:fill="ffffff"/>
        <w:spacing w:after="240" w:line="240" w:lineRule="auto"/>
        <w:rPr>
          <w:rFonts w:ascii="Verdana" w:cs="Times New Roman" w:eastAsia="Times New Roman" w:hAnsi="Verdana"/>
          <w:b/>
          <w:caps/>
          <w:color w:val="0cc112"/>
          <w:sz w:val="32"/>
          <w:u w:val="single"/>
        </w:rPr>
      </w:pPr>
      <w:r>
        <w:rPr>
          <w:rFonts w:ascii="Verdana" w:cs="Times New Roman" w:eastAsia="Times New Roman" w:hAnsi="Verdana"/>
          <w:color w:val="816868"/>
          <w:sz w:val="32"/>
          <w:shd w:val="clear" w:color="auto" w:fill="ffffff"/>
        </w:rPr>
        <w:t>Before discussing about other 7 modules, let me tell you some common features, which will be involved into these modules and their functionalities will be same across all of the seven modules.</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jc w:val="both"/>
        <w:rPr>
          <w:rFonts w:ascii="Verdana" w:cs="Times New Roman" w:eastAsia="Times New Roman" w:hAnsi="Verdana"/>
          <w:b/>
          <w:caps/>
          <w:color w:val="404040" w:themeColor="text1" w:themeTint="bf"/>
          <w:sz w:val="32"/>
          <w:u w:val="single"/>
        </w:rPr>
      </w:pPr>
      <w:r>
        <w:rPr>
          <w:rFonts w:ascii="Verdana" w:cs="Times New Roman" w:eastAsia="Times New Roman" w:hAnsi="Verdana"/>
          <w:b/>
          <w:caps/>
          <w:color w:val="404040" w:themeColor="text1" w:themeTint="bf"/>
          <w:sz w:val="32"/>
          <w:u w:val="single"/>
        </w:rPr>
        <w:t>ENTERING INTO THE SYSTEM (REGISTRATION):</w:t>
      </w:r>
    </w:p>
    <w:p>
      <w:pPr>
        <w:spacing w:after="0" w:line="240" w:lineRule="auto"/>
        <w:rPr>
          <w:rFonts w:ascii="Times New Roman" w:cs="Times New Roman" w:eastAsia="Times New Roman" w:hAnsi="Times New Roman"/>
          <w:sz w:val="32"/>
        </w:rPr>
      </w:pPr>
      <w:r>
        <w:rPr>
          <w:rFonts w:ascii="Verdana" w:cs="Times New Roman" w:eastAsia="Times New Roman" w:hAnsi="Verdana"/>
          <w:color w:val="816868"/>
          <w:sz w:val="32"/>
          <w:shd w:val="clear" w:color="auto" w:fill="ffffff"/>
        </w:rPr>
        <w:t>Every single type of user except admin will go through initial phase i.e. registration in order to start with the system.</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The registration process will not be exactly same for all type of users. The following are the common requirement fields:</w:t>
      </w:r>
    </w:p>
    <w:p>
      <w:pPr>
        <w:numPr>
          <w:ilvl w:val="0"/>
          <w:numId w:val="9"/>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Name</w:t>
      </w:r>
      <w:r>
        <w:rPr>
          <w:rFonts w:ascii="Verdana" w:cs="Times New Roman" w:eastAsia="Times New Roman" w:hAnsi="Verdana"/>
          <w:color w:val="816868"/>
          <w:sz w:val="32"/>
        </w:rPr>
        <w:t> – The user will be asked to enter his / her full name. </w:t>
      </w:r>
    </w:p>
    <w:p>
      <w:pPr>
        <w:numPr>
          <w:ilvl w:val="0"/>
          <w:numId w:val="9"/>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Password</w:t>
      </w:r>
      <w:r>
        <w:rPr>
          <w:rFonts w:ascii="Verdana" w:cs="Times New Roman" w:eastAsia="Times New Roman" w:hAnsi="Verdana"/>
          <w:color w:val="816868"/>
          <w:sz w:val="32"/>
        </w:rPr>
        <w:t> – It is the key field which will help the user to have secure account in the system. </w:t>
      </w:r>
    </w:p>
    <w:p>
      <w:pPr>
        <w:numPr>
          <w:ilvl w:val="0"/>
          <w:numId w:val="9"/>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Contact No. </w:t>
      </w:r>
      <w:r>
        <w:rPr>
          <w:rFonts w:ascii="Verdana" w:cs="Times New Roman" w:eastAsia="Times New Roman" w:hAnsi="Verdana"/>
          <w:color w:val="816868"/>
          <w:sz w:val="32"/>
        </w:rPr>
        <w:t>– The concerned user should also provide his personal mobile number or residence contact number so that he / she can be contacted at the time of need. </w:t>
      </w:r>
    </w:p>
    <w:p>
      <w:pPr>
        <w:numPr>
          <w:ilvl w:val="0"/>
          <w:numId w:val="9"/>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Email ID</w:t>
      </w:r>
      <w:r>
        <w:rPr>
          <w:rFonts w:ascii="Verdana" w:cs="Times New Roman" w:eastAsia="Times New Roman" w:hAnsi="Verdana"/>
          <w:color w:val="816868"/>
          <w:sz w:val="32"/>
        </w:rPr>
        <w:t> – Now, email address has become for the for the communication purpose, verifying the users involved in the system. It helps in making the authenticated system.</w:t>
      </w:r>
    </w:p>
    <w:p>
      <w:pPr>
        <w:pBdr>
          <w:bottom w:val="single" w:color="eeeeee" w:sz="4"/>
        </w:pBdr>
        <w:shd w:val="clear" w:color="auto" w:fill="ffffff"/>
        <w:spacing w:after="240" w:line="240" w:lineRule="auto"/>
        <w:jc w:val="both"/>
        <w:rPr>
          <w:rFonts w:ascii="Verdana" w:cs="Times New Roman" w:eastAsia="Times New Roman" w:hAnsi="Verdana"/>
          <w:b/>
          <w:caps/>
          <w:color w:val="0cc112"/>
          <w:sz w:val="32"/>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b/>
          <w:caps/>
          <w:color w:val="404040" w:themeColor="text1" w:themeTint="bf"/>
          <w:sz w:val="40"/>
          <w:u w:val="single"/>
        </w:rPr>
      </w:pPr>
      <w:r>
        <w:rPr>
          <w:rFonts w:ascii="Verdana" w:cs="Times New Roman" w:eastAsia="Times New Roman" w:hAnsi="Verdana"/>
          <w:b/>
          <w:caps/>
          <w:color w:val="404040" w:themeColor="text1" w:themeTint="bf"/>
          <w:sz w:val="40"/>
          <w:u w:val="single"/>
        </w:rPr>
        <w:t>VERIFICATION:</w:t>
      </w:r>
    </w:p>
    <w:p>
      <w:pPr>
        <w:shd w:val="clear" w:color="auto" w:fill="ffffff"/>
        <w:spacing w:after="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t>When the user enters all above details in the valid form, he / she should read the terms and conditions, and policy.</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rPr>
        <w:t>If he / she is satisfied with all the statements stated in those terms and conditions, policy page, he / she should tick the checkbox. </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When this registration process is completed successfully, a mail will be sent to the email address for the verification purpose.</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The user will have to follow simple order of instructions. After completion of these steps, a unique id will be generated and given to the concerned user, which will be mainly used later on as patient ID, doctor ID, accountant ID, nurse ID etc.</w:t>
      </w:r>
    </w:p>
    <w:p>
      <w:pPr>
        <w:pBdr>
          <w:bottom w:val="single" w:color="eeeeee" w:sz="4"/>
        </w:pBdr>
        <w:shd w:val="clear" w:color="auto" w:fill="ffffff"/>
        <w:spacing w:after="240" w:line="240" w:lineRule="auto"/>
        <w:rPr>
          <w:rFonts w:ascii="Verdana" w:cs="Times New Roman" w:eastAsia="Times New Roman" w:hAnsi="Verdana"/>
          <w:color w:val="816868"/>
          <w:sz w:val="44"/>
          <w:u w:val="single"/>
          <w:shd w:val="clear" w:color="auto" w:fill="ffffff"/>
        </w:rPr>
      </w:pPr>
    </w:p>
    <w:p>
      <w:pPr>
        <w:pBdr>
          <w:bottom w:val="single" w:color="eeeeee" w:sz="4"/>
        </w:pBdr>
        <w:shd w:val="clear" w:color="auto" w:fill="ffffff"/>
        <w:spacing w:after="240" w:line="240" w:lineRule="auto"/>
        <w:rPr>
          <w:rFonts w:ascii="Verdana" w:cs="Times New Roman" w:eastAsia="Times New Roman" w:hAnsi="Verdana"/>
          <w:b/>
          <w:caps/>
          <w:color w:val="404040" w:themeColor="text1" w:themeTint="bf"/>
          <w:sz w:val="44"/>
          <w:u w:val="single"/>
        </w:rPr>
      </w:pPr>
      <w:r>
        <w:rPr>
          <w:rFonts w:ascii="Verdana" w:cs="Times New Roman" w:eastAsia="Times New Roman" w:hAnsi="Verdana"/>
          <w:b/>
          <w:caps/>
          <w:color w:val="404040" w:themeColor="text1" w:themeTint="bf"/>
          <w:sz w:val="44"/>
          <w:u w:val="single"/>
        </w:rPr>
        <w:t>LOGIN:</w:t>
      </w:r>
    </w:p>
    <w:p>
      <w:pPr>
        <w:spacing w:after="0" w:line="240" w:lineRule="auto"/>
        <w:rPr>
          <w:rFonts w:ascii="Times New Roman" w:cs="Times New Roman" w:eastAsia="Times New Roman" w:hAnsi="Times New Roman"/>
          <w:sz w:val="24"/>
        </w:rPr>
      </w:pPr>
      <w:r>
        <w:rPr>
          <w:rFonts w:ascii="Verdana" w:cs="Times New Roman" w:eastAsia="Times New Roman" w:hAnsi="Verdana"/>
          <w:color w:val="816868"/>
          <w:sz w:val="36"/>
        </w:rPr>
        <w:t xml:space="preserve">                          This is also the main common feature of the hospital management system.</w:t>
      </w:r>
      <w:r>
        <w:rPr>
          <w:rFonts w:ascii="Verdana" w:cs="Times New Roman" w:eastAsia="Times New Roman" w:hAnsi="Verdana"/>
          <w:color w:val="816868"/>
          <w:sz w:val="36"/>
        </w:rPr>
        <w:br w:type="textWrapping"/>
      </w:r>
      <w:r>
        <w:rPr>
          <w:rFonts w:ascii="Verdana" w:cs="Times New Roman" w:eastAsia="Times New Roman" w:hAnsi="Verdana"/>
          <w:color w:val="816868"/>
          <w:sz w:val="36"/>
        </w:rPr>
        <w:t xml:space="preserve">  Every type of user will have to enter his / her unique id as login id, which was given to her / him after completing the email verification, and the password. If both login id and password are matched with the credential stored into the system, the user will be granted to access into the </w:t>
      </w:r>
      <w:r>
        <w:rPr>
          <w:rFonts w:ascii="Verdana" w:cs="Times New Roman" w:eastAsia="Times New Roman" w:hAnsi="Verdana"/>
          <w:color w:val="816868"/>
          <w:sz w:val="36"/>
        </w:rPr>
        <w:t>system. For every type of user there will be different view and different privileges of the system</w:t>
      </w:r>
      <w:r>
        <w:rPr>
          <w:rFonts w:ascii="Verdana" w:cs="Times New Roman" w:eastAsia="Times New Roman" w:hAnsi="Verdana"/>
          <w:color w:val="816868"/>
          <w:sz w:val="15"/>
        </w:rPr>
        <w:t>.</w:t>
      </w:r>
    </w:p>
    <w:p>
      <w:pPr>
        <w:pBdr>
          <w:bottom w:val="single" w:color="eeeeee" w:sz="4"/>
        </w:pBdr>
        <w:shd w:val="clear" w:color="auto" w:fill="ffffff"/>
        <w:spacing w:after="240" w:line="240" w:lineRule="auto"/>
        <w:rPr>
          <w:rFonts w:ascii="Verdana" w:cs="Times New Roman" w:eastAsia="Times New Roman" w:hAnsi="Verdana"/>
          <w:caps/>
          <w:color w:val="0cc112"/>
          <w:sz w:val="40"/>
          <w:u w:val="single"/>
        </w:rPr>
      </w:pPr>
    </w:p>
    <w:p>
      <w:pPr>
        <w:pBdr>
          <w:bottom w:val="single" w:color="eeeeee" w:sz="4"/>
        </w:pBdr>
        <w:shd w:val="clear" w:color="auto" w:fill="ffffff"/>
        <w:spacing w:after="240" w:line="240" w:lineRule="auto"/>
        <w:rPr>
          <w:rFonts w:ascii="Verdana" w:cs="Times New Roman" w:eastAsia="Times New Roman" w:hAnsi="Verdana"/>
          <w:b/>
          <w:caps/>
          <w:color w:val="404040" w:themeColor="text1" w:themeTint="bf"/>
          <w:sz w:val="40"/>
          <w:u w:val="single"/>
        </w:rPr>
      </w:pPr>
      <w:r>
        <w:rPr>
          <w:rFonts w:ascii="Verdana" w:cs="Times New Roman" w:eastAsia="Times New Roman" w:hAnsi="Verdana"/>
          <w:b/>
          <w:caps/>
          <w:color w:val="404040" w:themeColor="text1" w:themeTint="bf"/>
          <w:sz w:val="40"/>
          <w:u w:val="single"/>
        </w:rPr>
        <w:t xml:space="preserve">FORGOT </w:t>
      </w:r>
      <w:r>
        <w:rPr>
          <w:rFonts w:ascii="Verdana" w:cs="Times New Roman" w:eastAsia="Times New Roman" w:hAnsi="Verdana"/>
          <w:b/>
          <w:caps/>
          <w:color w:val="404040" w:themeColor="text1" w:themeTint="bf"/>
          <w:sz w:val="40"/>
          <w:u w:val="none"/>
        </w:rPr>
        <w:t>LOGIN</w:t>
      </w:r>
      <w:r>
        <w:rPr>
          <w:rFonts w:ascii="Verdana" w:cs="Times New Roman" w:eastAsia="Times New Roman" w:hAnsi="Verdana"/>
          <w:b/>
          <w:caps/>
          <w:color w:val="404040" w:themeColor="text1" w:themeTint="bf"/>
          <w:sz w:val="40"/>
          <w:u w:val="single"/>
        </w:rPr>
        <w:t xml:space="preserve"> ID OR PASSWORD:</w:t>
      </w:r>
    </w:p>
    <w:p>
      <w:pPr>
        <w:spacing w:after="0" w:line="240" w:lineRule="auto"/>
        <w:rPr>
          <w:rFonts w:ascii="Times New Roman" w:cs="Times New Roman" w:eastAsia="Times New Roman" w:hAnsi="Times New Roman"/>
          <w:sz w:val="32"/>
        </w:rPr>
      </w:pP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Forgetting is a human nature. None can deny this fact. There might be possible that a user is trying to access the system after a long period of time, and he or she may forget his / her registered login id or password or both of them. I have taken the users’ that concern too into the account so that it is smoother for him / her to recover the login id or password according to need.</w:t>
      </w:r>
    </w:p>
    <w:p>
      <w:pPr>
        <w:numPr>
          <w:ilvl w:val="0"/>
          <w:numId w:val="11"/>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Via Email </w:t>
      </w:r>
      <w:r>
        <w:rPr>
          <w:rFonts w:ascii="Verdana" w:cs="Times New Roman" w:eastAsia="Times New Roman" w:hAnsi="Verdana"/>
          <w:color w:val="816868"/>
          <w:sz w:val="32"/>
        </w:rPr>
        <w:t>- The users just have to enter their respective valid registered email ids into the field. An immediate email will be sent to their respective email ids with some set of instructions to recover the login id and password. </w:t>
      </w:r>
    </w:p>
    <w:p>
      <w:pPr>
        <w:numPr>
          <w:ilvl w:val="0"/>
          <w:numId w:val="11"/>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b/>
          <w:color w:val="816868"/>
          <w:sz w:val="32"/>
        </w:rPr>
        <w:t>Via Mobile</w:t>
      </w:r>
      <w:r>
        <w:rPr>
          <w:rFonts w:ascii="Verdana" w:cs="Times New Roman" w:eastAsia="Times New Roman" w:hAnsi="Verdana"/>
          <w:color w:val="816868"/>
          <w:sz w:val="32"/>
        </w:rPr>
        <w:t xml:space="preserve"> – In order to recover the password and login id, the user just have enter the registered email id and registered mobile number (both). A 6-digit PIN combination will be sent to the respective mobile number and that PIN must be entered into the appropriate field. If it matches with the generated PIN number, the user will be able to recover </w:t>
      </w:r>
      <w:r>
        <w:rPr>
          <w:rFonts w:ascii="Verdana" w:cs="Times New Roman" w:eastAsia="Times New Roman" w:hAnsi="Verdana"/>
          <w:color w:val="816868"/>
          <w:sz w:val="32"/>
          <w:u w:val="none"/>
        </w:rPr>
        <w:t xml:space="preserve">login </w:t>
      </w:r>
      <w:r>
        <w:rPr>
          <w:rFonts w:ascii="Verdana" w:cs="Times New Roman" w:eastAsia="Times New Roman" w:hAnsi="Verdana"/>
          <w:color w:val="816868"/>
          <w:sz w:val="32"/>
        </w:rPr>
        <w:t>id and password. </w:t>
      </w:r>
    </w:p>
    <w:p>
      <w:pPr>
        <w:shd w:val="clear" w:color="auto" w:fill="ffffff"/>
        <w:spacing w:after="60" w:line="240" w:lineRule="auto"/>
        <w:rPr>
          <w:rFonts w:ascii="Verdana" w:cs="Times New Roman" w:eastAsia="Times New Roman" w:hAnsi="Verdana"/>
          <w:color w:val="816868"/>
          <w:sz w:val="32"/>
        </w:rPr>
      </w:pPr>
    </w:p>
    <w:p>
      <w:pPr>
        <w:pBdr>
          <w:bottom w:val="single" w:color="eeeeee" w:sz="4"/>
        </w:pBdr>
        <w:shd w:val="clear" w:color="auto" w:fill="ffffff"/>
        <w:spacing w:after="240" w:line="240" w:lineRule="auto"/>
        <w:rPr>
          <w:rFonts w:ascii="Verdana" w:cs="Times New Roman" w:eastAsia="Times New Roman" w:hAnsi="Verdana"/>
          <w:b/>
          <w:caps/>
          <w:color w:val="404040" w:themeColor="text1" w:themeTint="bf"/>
          <w:sz w:val="44"/>
          <w:u w:val="single"/>
        </w:rPr>
      </w:pPr>
      <w:r>
        <w:rPr>
          <w:rFonts w:ascii="Verdana" w:cs="Times New Roman" w:eastAsia="Times New Roman" w:hAnsi="Verdana"/>
          <w:b/>
          <w:caps/>
          <w:color w:val="404040" w:themeColor="text1" w:themeTint="bf"/>
          <w:sz w:val="44"/>
          <w:u w:val="single"/>
        </w:rPr>
        <w:t>CHANGE PASSWORD:</w:t>
      </w:r>
    </w:p>
    <w:p>
      <w:pPr>
        <w:pBdr>
          <w:bottom w:val="single" w:color="eeeeee" w:sz="4"/>
        </w:pBdr>
        <w:shd w:val="clear" w:color="auto" w:fill="ffffff"/>
        <w:spacing w:after="240" w:line="240" w:lineRule="auto"/>
        <w:rPr>
          <w:rFonts w:ascii="Verdana" w:hAnsi="Verdana"/>
          <w:color w:val="816868"/>
          <w:sz w:val="32"/>
        </w:rPr>
      </w:pPr>
      <w:r>
        <w:rPr>
          <w:rFonts w:ascii="Verdana" w:cs="Times New Roman" w:eastAsia="Times New Roman" w:hAnsi="Verdana"/>
          <w:caps/>
          <w:color w:val="0cc112"/>
          <w:sz w:val="32"/>
        </w:rPr>
        <w:t xml:space="preserve">                   </w:t>
      </w:r>
      <w:r>
        <w:rPr>
          <w:rFonts w:ascii="Verdana" w:hAnsi="Verdana"/>
          <w:color w:val="816868"/>
          <w:sz w:val="32"/>
          <w:shd w:val="clear" w:color="auto" w:fill="ffffff"/>
        </w:rPr>
        <w:t>Security plays a vital role into any system. Suppose, someone knows the login id and password combination, that would be a threat.</w:t>
      </w:r>
    </w:p>
    <w:p>
      <w:pPr>
        <w:pBdr>
          <w:bottom w:val="single" w:color="eeeeee" w:sz="4"/>
        </w:pBdr>
        <w:shd w:val="clear" w:color="auto" w:fill="ffffff"/>
        <w:spacing w:after="240" w:line="240" w:lineRule="auto"/>
        <w:rPr>
          <w:rFonts w:ascii="Verdana" w:cs="Times New Roman" w:eastAsia="Times New Roman" w:hAnsi="Verdana"/>
          <w:caps/>
          <w:color w:val="0cc112"/>
          <w:sz w:val="32"/>
        </w:rPr>
      </w:pPr>
      <w:r>
        <w:rPr>
          <w:rFonts w:ascii="Verdana" w:hAnsi="Verdana"/>
          <w:color w:val="816868"/>
          <w:sz w:val="32"/>
          <w:shd w:val="clear" w:color="auto" w:fill="ffffff"/>
        </w:rPr>
        <w:t>That burglar may misuse the system, steal the private information etc. So, if any user suspects his / her login credentials are compromised, that user must change his / her password immediately.</w:t>
      </w:r>
    </w:p>
    <w:p>
      <w:pPr>
        <w:shd w:val="clear" w:color="auto" w:fill="ffffff"/>
        <w:spacing w:after="0" w:line="240" w:lineRule="auto"/>
        <w:rPr>
          <w:rFonts w:ascii="Verdana" w:cs="Times New Roman" w:eastAsia="Times New Roman" w:hAnsi="Verdana"/>
          <w:color w:val="816868"/>
          <w:sz w:val="32"/>
        </w:rPr>
      </w:pPr>
      <w:r>
        <w:rPr>
          <w:rFonts w:ascii="Verdana" w:cs="Times New Roman" w:eastAsia="Times New Roman" w:hAnsi="Verdana"/>
          <w:b/>
          <w:color w:val="816868"/>
          <w:sz w:val="32"/>
        </w:rPr>
        <w:t>Edit Profile</w:t>
      </w:r>
    </w:p>
    <w:p>
      <w:pPr>
        <w:shd w:val="clear" w:color="auto" w:fill="ffffff"/>
        <w:spacing w:after="0" w:line="240" w:lineRule="auto"/>
        <w:jc w:val="both"/>
        <w:rPr>
          <w:rFonts w:ascii="Verdana" w:cs="Times New Roman" w:eastAsia="Times New Roman" w:hAnsi="Verdana"/>
          <w:color w:val="816868"/>
          <w:sz w:val="32"/>
        </w:rPr>
      </w:pPr>
    </w:p>
    <w:p>
      <w:pPr>
        <w:shd w:val="clear" w:color="auto" w:fill="ffffff"/>
        <w:spacing w:after="0" w:line="240" w:lineRule="auto"/>
        <w:rPr>
          <w:rFonts w:ascii="Verdana" w:cs="Times New Roman" w:eastAsia="Times New Roman" w:hAnsi="Verdana"/>
          <w:color w:val="816868"/>
          <w:sz w:val="32"/>
        </w:rPr>
      </w:pPr>
      <w:r>
        <w:rPr>
          <w:rFonts w:ascii="Verdana" w:cs="Times New Roman" w:eastAsia="Times New Roman" w:hAnsi="Verdana"/>
          <w:color w:val="816868"/>
          <w:sz w:val="32"/>
        </w:rPr>
        <w:t>It is another common feature of this management system. It is not possible to ask all the important information from the user at the time of registration.</w:t>
      </w:r>
    </w:p>
    <w:p>
      <w:pPr>
        <w:shd w:val="clear" w:color="auto" w:fill="ffffff"/>
        <w:spacing w:after="0" w:line="240" w:lineRule="auto"/>
        <w:rPr>
          <w:rFonts w:ascii="Verdana" w:cs="Times New Roman" w:eastAsia="Times New Roman" w:hAnsi="Verdana"/>
          <w:color w:val="816868"/>
          <w:sz w:val="32"/>
        </w:rPr>
      </w:pPr>
    </w:p>
    <w:p>
      <w:pPr>
        <w:shd w:val="clear" w:color="auto" w:fill="ffffff"/>
        <w:spacing w:after="0" w:line="240" w:lineRule="auto"/>
        <w:rPr>
          <w:rFonts w:ascii="Verdana" w:cs="Times New Roman" w:eastAsia="Times New Roman" w:hAnsi="Verdana"/>
          <w:color w:val="816868"/>
          <w:sz w:val="32"/>
        </w:rPr>
      </w:pPr>
      <w:r>
        <w:rPr>
          <w:rFonts w:ascii="Verdana" w:cs="Times New Roman" w:eastAsia="Times New Roman" w:hAnsi="Verdana"/>
          <w:color w:val="816868"/>
          <w:sz w:val="32"/>
        </w:rPr>
        <w:t>This would make the difficult time for the user who is trying to create the account for the first time into the system.</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rPr>
        <w:t>So, a user can enter his / her personal information anytime they want. One of them is address. It is mandatory for some future communications. </w:t>
      </w:r>
    </w:p>
    <w:p>
      <w:pPr>
        <w:shd w:val="clear" w:color="auto" w:fill="ffffff"/>
        <w:spacing w:after="0" w:line="240" w:lineRule="auto"/>
        <w:rPr>
          <w:rFonts w:ascii="Verdana" w:cs="Times New Roman" w:eastAsia="Times New Roman" w:hAnsi="Verdana"/>
          <w:color w:val="816868"/>
          <w:sz w:val="32"/>
        </w:rPr>
      </w:pPr>
    </w:p>
    <w:p>
      <w:pPr>
        <w:shd w:val="clear" w:color="auto" w:fill="ffffff"/>
        <w:spacing w:after="0" w:line="240" w:lineRule="auto"/>
        <w:rPr>
          <w:rFonts w:ascii="Verdana" w:cs="Times New Roman" w:eastAsia="Times New Roman" w:hAnsi="Verdana"/>
          <w:color w:val="816868"/>
          <w:sz w:val="32"/>
        </w:rPr>
      </w:pPr>
      <w:r>
        <w:rPr>
          <w:rFonts w:ascii="Verdana" w:cs="Times New Roman" w:eastAsia="Times New Roman" w:hAnsi="Verdana"/>
          <w:color w:val="816868"/>
          <w:sz w:val="32"/>
        </w:rPr>
        <w:t>It consists of the apartment number, area name, street name, city name, zip code, country name etc. The following are some additional information that needs to be updated:</w:t>
      </w:r>
    </w:p>
    <w:p>
      <w:pPr>
        <w:numPr>
          <w:ilvl w:val="0"/>
          <w:numId w:val="12"/>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Date of Birth </w:t>
      </w:r>
    </w:p>
    <w:p>
      <w:pPr>
        <w:numPr>
          <w:ilvl w:val="0"/>
          <w:numId w:val="12"/>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Age </w:t>
      </w:r>
    </w:p>
    <w:p>
      <w:pPr>
        <w:numPr>
          <w:ilvl w:val="0"/>
          <w:numId w:val="12"/>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Gender </w:t>
      </w:r>
    </w:p>
    <w:p>
      <w:pPr>
        <w:numPr>
          <w:ilvl w:val="0"/>
          <w:numId w:val="12"/>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Height and Weight – (For patients) </w:t>
      </w:r>
    </w:p>
    <w:p>
      <w:pPr>
        <w:numPr>
          <w:ilvl w:val="0"/>
          <w:numId w:val="12"/>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Profile Photo – The user must upload his / her profile photo after first login. </w:t>
      </w:r>
    </w:p>
    <w:p>
      <w:pPr>
        <w:numPr>
          <w:ilvl w:val="0"/>
          <w:numId w:val="12"/>
        </w:numPr>
        <w:shd w:val="clear" w:color="auto" w:fill="ffffff"/>
        <w:spacing w:after="60" w:line="240" w:lineRule="auto"/>
        <w:ind w:left="0" w:firstLine="0"/>
        <w:rPr>
          <w:rFonts w:ascii="Verdana" w:cs="Times New Roman" w:eastAsia="Times New Roman" w:hAnsi="Verdana"/>
          <w:color w:val="816868"/>
          <w:sz w:val="32"/>
        </w:rPr>
      </w:pPr>
      <w:r>
        <w:rPr>
          <w:rFonts w:ascii="Verdana" w:cs="Times New Roman" w:eastAsia="Times New Roman" w:hAnsi="Verdana"/>
          <w:color w:val="816868"/>
          <w:sz w:val="32"/>
        </w:rPr>
        <w:t>Designation – (For Hospital staffs)</w:t>
      </w:r>
    </w:p>
    <w:p>
      <w:pPr>
        <w:pBdr>
          <w:bottom w:val="single" w:color="eeeeee" w:sz="4"/>
        </w:pBdr>
        <w:shd w:val="clear" w:color="auto" w:fill="ffffff"/>
        <w:spacing w:after="240" w:line="240" w:lineRule="auto"/>
        <w:rPr>
          <w:rFonts w:ascii="Verdana" w:cs="Times New Roman" w:eastAsia="Times New Roman" w:hAnsi="Verdana"/>
          <w:caps/>
          <w:color w:val="0cc112"/>
          <w:sz w:val="32"/>
        </w:rPr>
      </w:pPr>
    </w:p>
    <w:p>
      <w:pPr>
        <w:pBdr>
          <w:bottom w:val="single" w:color="eeeeee" w:sz="4"/>
        </w:pBdr>
        <w:shd w:val="clear" w:color="auto" w:fill="ffffff"/>
        <w:spacing w:after="240" w:line="240" w:lineRule="auto"/>
        <w:rPr>
          <w:rFonts w:ascii="Verdana" w:hAnsi="Verdana"/>
          <w:color w:val="816868"/>
          <w:sz w:val="32"/>
          <w:shd w:val="clear" w:color="auto" w:fill="ffffff"/>
        </w:rPr>
      </w:pPr>
      <w:r>
        <w:rPr>
          <w:rFonts w:ascii="Verdana" w:hAnsi="Verdana"/>
          <w:color w:val="816868"/>
          <w:sz w:val="32"/>
          <w:shd w:val="clear" w:color="auto" w:fill="ffffff"/>
        </w:rPr>
        <w:t>And, the users can update any of these fields or their contact numbers any time they want.</w:t>
      </w:r>
      <w:r>
        <w:rPr>
          <w:rFonts w:ascii="Verdana" w:hAnsi="Verdana"/>
          <w:color w:val="816868"/>
          <w:sz w:val="32"/>
        </w:rPr>
        <w:t xml:space="preserve"> </w:t>
      </w:r>
      <w:r>
        <w:rPr>
          <w:rFonts w:ascii="Verdana" w:hAnsi="Verdana"/>
          <w:color w:val="816868"/>
          <w:sz w:val="32"/>
        </w:rPr>
        <w:br w:type="textWrapping"/>
      </w:r>
      <w:r>
        <w:rPr>
          <w:rFonts w:ascii="Verdana" w:hAnsi="Verdana"/>
          <w:color w:val="816868"/>
          <w:sz w:val="32"/>
          <w:shd w:val="clear" w:color="auto" w:fill="ffffff"/>
        </w:rPr>
        <w:t>Now, I have detailed all the common features for seven modules. Let us get into the other different features of each module.</w:t>
      </w:r>
    </w:p>
    <w:p>
      <w:pPr>
        <w:pBdr>
          <w:bottom w:val="single" w:color="eeeeee" w:sz="4"/>
        </w:pBdr>
        <w:shd w:val="clear" w:color="auto" w:fill="ffffff"/>
        <w:spacing w:after="240" w:line="240" w:lineRule="auto"/>
        <w:rPr>
          <w:rFonts w:ascii="Verdana" w:hAnsi="Verdana"/>
          <w:color w:val="816868"/>
          <w:sz w:val="32"/>
          <w:shd w:val="clear" w:color="auto" w:fill="ffffff"/>
        </w:rPr>
      </w:pPr>
      <w:r>
        <w:rPr>
          <w:rFonts w:ascii="Verdana" w:hAnsi="Verdana"/>
          <w:b/>
          <w:color w:val="816868"/>
          <w:sz w:val="15"/>
          <w:shd w:val="clear" w:color="auto" w:fill="ffffff"/>
        </w:rPr>
        <w:br w:type="textWrapping"/>
      </w:r>
      <w:r>
        <w:rPr>
          <w:rFonts w:ascii="Verdana" w:hAnsi="Verdana"/>
          <w:b/>
          <w:color w:val="816868"/>
          <w:sz w:val="36"/>
          <w:shd w:val="clear" w:color="auto" w:fill="ffffff"/>
        </w:rPr>
        <w:t>Receptionist</w:t>
      </w:r>
      <w:r>
        <w:rPr>
          <w:rFonts w:ascii="Verdana" w:hAnsi="Verdana"/>
          <w:color w:val="816868"/>
          <w:sz w:val="32"/>
        </w:rPr>
        <w:br w:type="textWrapping"/>
      </w:r>
      <w:r>
        <w:rPr>
          <w:rFonts w:ascii="Verdana" w:hAnsi="Verdana"/>
          <w:color w:val="816868"/>
          <w:sz w:val="32"/>
        </w:rPr>
        <w:br w:type="textWrapping"/>
      </w:r>
      <w:r>
        <w:rPr>
          <w:rFonts w:ascii="Verdana" w:hAnsi="Verdana"/>
          <w:color w:val="816868"/>
          <w:sz w:val="32"/>
          <w:shd w:val="clear" w:color="auto" w:fill="ffffff"/>
        </w:rPr>
        <w:t xml:space="preserve">                   </w:t>
      </w:r>
      <w:r>
        <w:rPr>
          <w:rFonts w:ascii="Verdana" w:hAnsi="Verdana"/>
          <w:color w:val="816868"/>
          <w:sz w:val="32"/>
          <w:shd w:val="clear" w:color="auto" w:fill="ffffff"/>
        </w:rPr>
        <w:t>Receptionist will be the user that will keep tabs of the appointments. This user will maintain the time table of each doctor. This time table of each doctor will be available to the patients.</w:t>
      </w:r>
      <w:r>
        <w:rPr>
          <w:rFonts w:ascii="Verdana" w:hAnsi="Verdana"/>
          <w:color w:val="816868"/>
          <w:sz w:val="32"/>
        </w:rPr>
        <w:br w:type="textWrapping"/>
      </w:r>
      <w:r>
        <w:rPr>
          <w:rFonts w:ascii="Verdana" w:hAnsi="Verdana"/>
          <w:color w:val="816868"/>
          <w:sz w:val="32"/>
        </w:rPr>
        <w:br w:type="textWrapping"/>
      </w:r>
      <w:r>
        <w:rPr>
          <w:rFonts w:ascii="Verdana" w:hAnsi="Verdana"/>
          <w:color w:val="816868"/>
          <w:sz w:val="32"/>
          <w:shd w:val="clear" w:color="auto" w:fill="ffffff"/>
        </w:rPr>
        <w:t xml:space="preserve">                   </w:t>
      </w:r>
      <w:r>
        <w:rPr>
          <w:rFonts w:ascii="Verdana" w:hAnsi="Verdana"/>
          <w:color w:val="816868"/>
          <w:sz w:val="32"/>
          <w:shd w:val="clear" w:color="auto" w:fill="ffffff"/>
        </w:rPr>
        <w:t>The other task the receptionist can do is, filtering the appointments based on doctors and time periods so that it is easy to access the appointment record.</w:t>
      </w:r>
    </w:p>
    <w:p>
      <w:pPr>
        <w:spacing w:after="0" w:line="240" w:lineRule="auto"/>
        <w:rPr>
          <w:rFonts w:ascii="Times New Roman" w:cs="Times New Roman" w:eastAsia="Times New Roman" w:hAnsi="Times New Roman"/>
          <w:sz w:val="36"/>
        </w:rPr>
      </w:pPr>
      <w:r>
        <w:rPr>
          <w:rFonts w:ascii="Verdana" w:cs="Times New Roman" w:eastAsia="Times New Roman" w:hAnsi="Verdana"/>
          <w:b/>
          <w:color w:val="816868"/>
          <w:sz w:val="36"/>
          <w:shd w:val="clear" w:color="auto" w:fill="ffffff"/>
        </w:rPr>
        <w:t>Accountant</w:t>
      </w:r>
    </w:p>
    <w:p>
      <w:pPr>
        <w:shd w:val="clear" w:color="auto" w:fill="ffffff"/>
        <w:spacing w:after="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br w:type="textWrapping"/>
      </w:r>
      <w:r>
        <w:rPr>
          <w:rFonts w:ascii="Verdana" w:cs="Times New Roman" w:eastAsia="Times New Roman" w:hAnsi="Verdana"/>
          <w:color w:val="816868"/>
          <w:sz w:val="32"/>
        </w:rPr>
        <w:t xml:space="preserve">                   </w:t>
      </w:r>
      <w:r>
        <w:rPr>
          <w:rFonts w:ascii="Verdana" w:cs="Times New Roman" w:eastAsia="Times New Roman" w:hAnsi="Verdana"/>
          <w:color w:val="816868"/>
          <w:sz w:val="32"/>
        </w:rPr>
        <w:t>Accountant is the user who deals with financial transactions of the hospitals. All the payment information and invoices will be managed by the accountant. </w:t>
      </w:r>
    </w:p>
    <w:p>
      <w:pPr>
        <w:spacing w:after="0" w:line="240" w:lineRule="auto"/>
        <w:rPr>
          <w:rFonts w:ascii="Times New Roman" w:cs="Times New Roman" w:eastAsia="Times New Roman" w:hAnsi="Times New Roman"/>
          <w:sz w:val="32"/>
        </w:rPr>
      </w:pPr>
    </w:p>
    <w:p>
      <w:pPr>
        <w:shd w:val="clear" w:color="auto" w:fill="ffffff"/>
        <w:spacing w:after="0" w:line="240" w:lineRule="auto"/>
        <w:jc w:val="both"/>
        <w:rPr>
          <w:rFonts w:ascii="Verdana" w:cs="Times New Roman" w:eastAsia="Times New Roman" w:hAnsi="Verdana"/>
          <w:color w:val="816868"/>
          <w:sz w:val="32"/>
        </w:rPr>
      </w:pPr>
      <w:r>
        <w:rPr>
          <w:rFonts w:ascii="Verdana" w:cs="Times New Roman" w:eastAsia="Times New Roman" w:hAnsi="Verdana"/>
          <w:b/>
          <w:color w:val="816868"/>
          <w:sz w:val="36"/>
        </w:rPr>
        <w:t>Pharmacist</w:t>
      </w:r>
      <w:r>
        <w:rPr>
          <w:rFonts w:ascii="Verdana" w:cs="Times New Roman" w:eastAsia="Times New Roman" w:hAnsi="Verdana"/>
          <w:color w:val="816868"/>
          <w:sz w:val="32"/>
        </w:rPr>
        <w:br w:type="textWrapping"/>
      </w:r>
      <w:r>
        <w:rPr>
          <w:rFonts w:ascii="Verdana" w:cs="Times New Roman" w:eastAsia="Times New Roman" w:hAnsi="Verdana"/>
          <w:color w:val="816868"/>
          <w:sz w:val="32"/>
        </w:rPr>
        <w:t xml:space="preserve">                   </w:t>
      </w:r>
      <w:r>
        <w:rPr>
          <w:rFonts w:ascii="Verdana" w:cs="Times New Roman" w:eastAsia="Times New Roman" w:hAnsi="Verdana"/>
          <w:color w:val="816868"/>
          <w:sz w:val="32"/>
        </w:rPr>
        <w:t>All the medicines and their information in the hospital are managed by the pharmacists. He / she can view which medicines are in the stoc</w:t>
      </w:r>
      <w:r>
        <w:rPr>
          <w:rFonts w:ascii="Verdana" w:cs="Times New Roman" w:eastAsia="Times New Roman" w:hAnsi="Verdana"/>
          <w:color w:val="816868"/>
          <w:sz w:val="32"/>
        </w:rPr>
        <w:t xml:space="preserve">ks and which are needed. </w:t>
      </w:r>
      <w:r>
        <w:rPr>
          <w:rFonts w:ascii="Verdana" w:cs="Times New Roman" w:eastAsia="Times New Roman" w:hAnsi="Verdana"/>
          <w:color w:val="816868"/>
          <w:sz w:val="32"/>
        </w:rPr>
        <w:t>He / she can filter the medicines based on date i.e. expired date so that it is easier to know which medicines are going to expir</w:t>
      </w:r>
      <w:r>
        <w:rPr>
          <w:rFonts w:ascii="Verdana" w:cs="Times New Roman" w:eastAsia="Times New Roman" w:hAnsi="Verdana"/>
          <w:color w:val="816868"/>
          <w:sz w:val="32"/>
        </w:rPr>
        <w:t>e so that those can be arranged.</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rPr>
        <w:t xml:space="preserve">                    </w:t>
      </w:r>
      <w:r>
        <w:rPr>
          <w:rFonts w:ascii="Verdana" w:cs="Times New Roman" w:eastAsia="Times New Roman" w:hAnsi="Verdana"/>
          <w:color w:val="816868"/>
          <w:sz w:val="32"/>
        </w:rPr>
        <w:t>When the patient provides the prescription to the pharmacist, the pharmacist can provide the appropriate medications to the concerned patient.</w:t>
      </w:r>
    </w:p>
    <w:p>
      <w:pPr>
        <w:pBdr>
          <w:bottom w:val="single" w:color="eeeeee" w:sz="4"/>
        </w:pBdr>
        <w:shd w:val="clear" w:color="auto" w:fill="ffffff"/>
        <w:spacing w:after="240" w:line="240" w:lineRule="auto"/>
        <w:rPr>
          <w:rFonts w:ascii="Verdana" w:cs="Times New Roman" w:eastAsia="Times New Roman" w:hAnsi="Verdana"/>
          <w:caps/>
          <w:color w:val="0cc112"/>
          <w:sz w:val="32"/>
        </w:rPr>
      </w:pPr>
    </w:p>
    <w:p>
      <w:pPr>
        <w:shd w:val="clear" w:color="auto" w:fill="ffffff"/>
        <w:spacing w:after="0" w:line="240" w:lineRule="auto"/>
        <w:jc w:val="both"/>
        <w:rPr>
          <w:rFonts w:ascii="Verdana" w:cs="Times New Roman" w:eastAsia="Times New Roman" w:hAnsi="Verdana"/>
          <w:color w:val="816868"/>
          <w:sz w:val="36"/>
        </w:rPr>
      </w:pPr>
      <w:r>
        <w:rPr>
          <w:rFonts w:ascii="Verdana" w:cs="Times New Roman" w:eastAsia="Times New Roman" w:hAnsi="Verdana"/>
          <w:b/>
          <w:color w:val="816868"/>
          <w:sz w:val="36"/>
        </w:rPr>
        <w:t>Patient</w:t>
      </w:r>
      <w:r>
        <w:rPr>
          <w:rFonts w:ascii="Verdana" w:cs="Times New Roman" w:eastAsia="Times New Roman" w:hAnsi="Verdana"/>
          <w:b/>
          <w:color w:val="816868"/>
          <w:sz w:val="36"/>
        </w:rPr>
        <w:t>:</w:t>
      </w:r>
    </w:p>
    <w:p>
      <w:pPr>
        <w:shd w:val="clear" w:color="auto" w:fill="ffffff"/>
        <w:spacing w:after="0" w:line="240" w:lineRule="auto"/>
        <w:jc w:val="both"/>
        <w:rPr>
          <w:rFonts w:ascii="Verdana" w:cs="Times New Roman" w:eastAsia="Times New Roman" w:hAnsi="Verdana"/>
          <w:color w:val="816868"/>
          <w:sz w:val="32"/>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This is the user why hospital management system is introduced. Neither any person will get sick nor will we need a hospital. But you and I both know, this is next to impossible.</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A patient can make an appointment with the available doctors. The time table will be shown which is directed by receptionist. When the doctor approves the appointment, the patient will be notified via the sms.</w:t>
      </w:r>
      <w:r>
        <w:rPr>
          <w:rFonts w:ascii="Verdana" w:cs="Times New Roman" w:eastAsia="Times New Roman" w:hAnsi="Verdana"/>
          <w:color w:val="816868"/>
          <w:sz w:val="32"/>
        </w:rPr>
        <w:t> </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The patient can view the doctor’s report about his / her appointment and his / her prescription details. Thus the patient can clearly know what has happened to him / her and how she or he should take care of herself or himself.</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If there are some serious health issues and the patient is needed to be admitted into the hospital, the bed would be allotted to him or her. The patient can view the information about the allotted bed.</w:t>
      </w:r>
      <w:r>
        <w:rPr>
          <w:rFonts w:ascii="Verdana" w:cs="Times New Roman" w:eastAsia="Times New Roman" w:hAnsi="Verdana"/>
          <w:color w:val="816868"/>
          <w:sz w:val="32"/>
        </w:rPr>
        <w:t> </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The patient can also have private message session with the doctors</w:t>
      </w:r>
      <w:r>
        <w:rPr>
          <w:rFonts w:ascii="Verdana" w:cs="Times New Roman" w:eastAsia="Times New Roman" w:hAnsi="Verdana"/>
          <w:color w:val="816868"/>
          <w:sz w:val="15"/>
          <w:shd w:val="clear" w:color="auto" w:fill="ffffff"/>
        </w:rPr>
        <w:t>.</w:t>
      </w:r>
    </w:p>
    <w:p>
      <w:pPr>
        <w:shd w:val="clear" w:color="auto" w:fill="ffffff"/>
        <w:spacing w:after="0" w:line="240" w:lineRule="auto"/>
        <w:rPr>
          <w:rFonts w:ascii="Verdana" w:cs="Times New Roman" w:eastAsia="Times New Roman" w:hAnsi="Verdana"/>
          <w:color w:val="816868"/>
          <w:sz w:val="36"/>
        </w:rPr>
      </w:pPr>
      <w:r>
        <w:rPr>
          <w:rFonts w:ascii="Verdana" w:cs="Times New Roman" w:eastAsia="Times New Roman" w:hAnsi="Verdana"/>
          <w:b/>
          <w:color w:val="816868"/>
          <w:sz w:val="36"/>
        </w:rPr>
        <w:t>Nurse</w:t>
      </w:r>
      <w:r>
        <w:rPr>
          <w:rFonts w:ascii="Verdana" w:cs="Times New Roman" w:eastAsia="Times New Roman" w:hAnsi="Verdana"/>
          <w:b/>
          <w:color w:val="816868"/>
          <w:sz w:val="36"/>
        </w:rPr>
        <w:t>:</w:t>
      </w:r>
    </w:p>
    <w:p>
      <w:pPr>
        <w:shd w:val="clear" w:color="auto" w:fill="ffffff"/>
        <w:spacing w:after="0" w:line="240" w:lineRule="auto"/>
        <w:jc w:val="both"/>
        <w:rPr>
          <w:rFonts w:ascii="Verdana" w:cs="Times New Roman" w:eastAsia="Times New Roman" w:hAnsi="Verdana"/>
          <w:color w:val="816868"/>
          <w:sz w:val="15"/>
        </w:rPr>
      </w:pPr>
    </w:p>
    <w:p>
      <w:pPr>
        <w:shd w:val="clear" w:color="auto" w:fill="ffffff"/>
        <w:spacing w:after="0" w:line="240" w:lineRule="auto"/>
        <w:rPr>
          <w:rFonts w:ascii="Verdana" w:cs="Times New Roman" w:eastAsia="Times New Roman" w:hAnsi="Verdana"/>
          <w:color w:val="816868"/>
          <w:sz w:val="32"/>
        </w:rPr>
      </w:pPr>
      <w:r>
        <w:rPr>
          <w:rFonts w:ascii="Verdana" w:cs="Times New Roman" w:eastAsia="Times New Roman" w:hAnsi="Verdana"/>
          <w:color w:val="816868"/>
          <w:sz w:val="32"/>
        </w:rPr>
        <w:t xml:space="preserve">                 </w:t>
      </w:r>
      <w:r>
        <w:rPr>
          <w:rFonts w:ascii="Verdana" w:cs="Times New Roman" w:eastAsia="Times New Roman" w:hAnsi="Verdana"/>
          <w:color w:val="816868"/>
          <w:sz w:val="32"/>
        </w:rPr>
        <w:t>Nurse is an assistant of the doctor. The nurse is helps the doctors in performing the operations. She takes the diagnostic report and provide to the doctor.</w:t>
      </w:r>
    </w:p>
    <w:p>
      <w:pPr>
        <w:shd w:val="clear" w:color="auto" w:fill="ffffff"/>
        <w:spacing w:after="0" w:line="240" w:lineRule="auto"/>
        <w:jc w:val="both"/>
        <w:rPr>
          <w:rFonts w:ascii="Verdana" w:cs="Times New Roman" w:eastAsia="Times New Roman" w:hAnsi="Verdana"/>
          <w:color w:val="816868"/>
          <w:sz w:val="32"/>
        </w:rPr>
      </w:pPr>
    </w:p>
    <w:p>
      <w:pPr>
        <w:shd w:val="clear" w:color="auto" w:fill="ffffff"/>
        <w:spacing w:after="0" w:line="240" w:lineRule="auto"/>
        <w:rPr>
          <w:rFonts w:ascii="Verdana" w:cs="Times New Roman" w:eastAsia="Times New Roman" w:hAnsi="Verdana"/>
          <w:color w:val="816868"/>
          <w:sz w:val="36"/>
        </w:rPr>
      </w:pPr>
      <w:r>
        <w:rPr>
          <w:rFonts w:ascii="Verdana" w:cs="Times New Roman" w:eastAsia="Times New Roman" w:hAnsi="Verdana"/>
          <w:b/>
          <w:color w:val="816868"/>
          <w:sz w:val="36"/>
        </w:rPr>
        <w:t>Laboratorist</w:t>
      </w:r>
      <w:r>
        <w:rPr>
          <w:rFonts w:ascii="Verdana" w:cs="Times New Roman" w:eastAsia="Times New Roman" w:hAnsi="Verdana"/>
          <w:b/>
          <w:color w:val="816868"/>
          <w:sz w:val="36"/>
        </w:rPr>
        <w:t>:</w:t>
      </w:r>
    </w:p>
    <w:p>
      <w:pPr>
        <w:shd w:val="clear" w:color="auto" w:fill="ffffff"/>
        <w:spacing w:after="0" w:line="240" w:lineRule="auto"/>
        <w:jc w:val="both"/>
        <w:rPr>
          <w:rFonts w:ascii="Verdana" w:cs="Times New Roman" w:eastAsia="Times New Roman" w:hAnsi="Verdana"/>
          <w:color w:val="816868"/>
          <w:sz w:val="32"/>
        </w:rPr>
      </w:pPr>
    </w:p>
    <w:p>
      <w:pPr>
        <w:shd w:val="clear" w:color="auto" w:fill="ffffff"/>
        <w:spacing w:after="0" w:line="240" w:lineRule="auto"/>
        <w:rPr>
          <w:rFonts w:ascii="Verdana" w:cs="Times New Roman" w:eastAsia="Times New Roman" w:hAnsi="Verdana"/>
          <w:color w:val="816868"/>
          <w:sz w:val="32"/>
        </w:rPr>
      </w:pPr>
      <w:r>
        <w:rPr>
          <w:rFonts w:ascii="Verdana" w:cs="Times New Roman" w:eastAsia="Times New Roman" w:hAnsi="Verdana"/>
          <w:color w:val="816868"/>
          <w:sz w:val="32"/>
        </w:rPr>
        <w:t xml:space="preserve">                 </w:t>
      </w:r>
      <w:r>
        <w:rPr>
          <w:rFonts w:ascii="Verdana" w:cs="Times New Roman" w:eastAsia="Times New Roman" w:hAnsi="Verdana"/>
          <w:color w:val="816868"/>
          <w:sz w:val="32"/>
        </w:rPr>
        <w:t>Whenever a patient is asked by doctor to have some tests, so that the doctor can prescribe some medications according the test result, the patient goes to the lab. </w:t>
      </w:r>
    </w:p>
    <w:p>
      <w:pPr>
        <w:shd w:val="clear" w:color="auto" w:fill="ffffff"/>
        <w:spacing w:after="0" w:line="240" w:lineRule="auto"/>
        <w:rPr>
          <w:rFonts w:ascii="Verdana" w:cs="Times New Roman" w:eastAsia="Times New Roman" w:hAnsi="Verdana"/>
          <w:color w:val="816868"/>
          <w:sz w:val="32"/>
        </w:rPr>
      </w:pPr>
    </w:p>
    <w:p>
      <w:pPr>
        <w:shd w:val="clear" w:color="auto" w:fill="ffffff"/>
        <w:spacing w:after="0" w:line="240" w:lineRule="auto"/>
        <w:rPr>
          <w:rFonts w:ascii="Verdana" w:cs="Times New Roman" w:eastAsia="Times New Roman" w:hAnsi="Verdana"/>
          <w:color w:val="816868"/>
          <w:sz w:val="32"/>
        </w:rPr>
      </w:pPr>
      <w:r>
        <w:rPr>
          <w:rFonts w:ascii="Verdana" w:cs="Times New Roman" w:eastAsia="Times New Roman" w:hAnsi="Verdana"/>
          <w:color w:val="816868"/>
          <w:sz w:val="32"/>
        </w:rPr>
        <w:t xml:space="preserve">                 </w:t>
      </w:r>
      <w:r>
        <w:rPr>
          <w:rFonts w:ascii="Verdana" w:cs="Times New Roman" w:eastAsia="Times New Roman" w:hAnsi="Verdana"/>
          <w:color w:val="816868"/>
          <w:sz w:val="32"/>
        </w:rPr>
        <w:t>There lab assistant diagnoses some tests and generate the reports. This report further is handed over to the nurse’s account.</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spacing w:after="0" w:line="240" w:lineRule="auto"/>
        <w:rPr>
          <w:rFonts w:ascii="Times New Roman" w:cs="Times New Roman" w:eastAsia="Times New Roman" w:hAnsi="Times New Roman"/>
          <w:sz w:val="36"/>
        </w:rPr>
      </w:pPr>
      <w:r>
        <w:rPr>
          <w:rFonts w:ascii="Verdana" w:cs="Times New Roman" w:eastAsia="Times New Roman" w:hAnsi="Verdana"/>
          <w:b/>
          <w:color w:val="816868"/>
          <w:sz w:val="36"/>
          <w:shd w:val="clear" w:color="auto" w:fill="ffffff"/>
        </w:rPr>
        <w:t>Doctor</w:t>
      </w:r>
    </w:p>
    <w:p>
      <w:pPr>
        <w:shd w:val="clear" w:color="auto" w:fill="ffffff"/>
        <w:spacing w:after="0" w:line="240" w:lineRule="auto"/>
        <w:jc w:val="both"/>
        <w:rPr>
          <w:rFonts w:ascii="Verdana" w:cs="Times New Roman" w:eastAsia="Times New Roman" w:hAnsi="Verdana"/>
          <w:color w:val="816868"/>
          <w:sz w:val="32"/>
        </w:rPr>
      </w:pPr>
      <w:r>
        <w:rPr>
          <w:rFonts w:ascii="Verdana" w:cs="Times New Roman" w:eastAsia="Times New Roman" w:hAnsi="Verdana"/>
          <w:color w:val="816868"/>
          <w:sz w:val="32"/>
        </w:rPr>
        <w:br w:type="textWrapping"/>
      </w:r>
      <w:r>
        <w:rPr>
          <w:rFonts w:ascii="Verdana" w:cs="Times New Roman" w:eastAsia="Times New Roman" w:hAnsi="Verdana"/>
          <w:color w:val="816868"/>
          <w:sz w:val="32"/>
        </w:rPr>
        <w:t xml:space="preserve">         </w:t>
      </w:r>
      <w:r>
        <w:rPr>
          <w:rFonts w:ascii="Verdana" w:cs="Times New Roman" w:eastAsia="Times New Roman" w:hAnsi="Verdana"/>
          <w:color w:val="816868"/>
          <w:sz w:val="32"/>
        </w:rPr>
        <w:t>Doctor is the user who will help the patients with their physical health. The doctor will be able to approve the appointments whether he or she wants to take it or not. </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rPr>
        <w:t xml:space="preserve">         </w:t>
      </w:r>
      <w:r>
        <w:rPr>
          <w:rFonts w:ascii="Verdana" w:cs="Times New Roman" w:eastAsia="Times New Roman" w:hAnsi="Verdana"/>
          <w:color w:val="816868"/>
          <w:sz w:val="32"/>
        </w:rPr>
        <w:t>If the doctor wants, he or she can cancel the appointments. The concerned patient will be notified via sms.</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The doctor can view the medication history of the patients. The doctor can provide prescriptions to the patients.</w:t>
      </w:r>
      <w:r>
        <w:rPr>
          <w:rFonts w:ascii="Verdana" w:cs="Times New Roman" w:eastAsia="Times New Roman" w:hAnsi="Verdana"/>
          <w:color w:val="816868"/>
          <w:sz w:val="32"/>
        </w:rPr>
        <w:br w:type="textWrapping"/>
      </w:r>
      <w:r>
        <w:rPr>
          <w:rFonts w:ascii="Verdana" w:cs="Times New Roman" w:eastAsia="Times New Roman" w:hAnsi="Verdana"/>
          <w:color w:val="816868"/>
          <w:sz w:val="32"/>
        </w:rPr>
        <w:br w:type="textWrapping"/>
      </w: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 xml:space="preserve">The doctor will be able to have private conversation with the patients. There might be chance </w:t>
      </w:r>
      <w:r>
        <w:rPr>
          <w:rFonts w:ascii="Verdana" w:cs="Times New Roman" w:eastAsia="Times New Roman" w:hAnsi="Verdana"/>
          <w:color w:val="816868"/>
          <w:sz w:val="32"/>
          <w:shd w:val="clear" w:color="auto" w:fill="ffffff"/>
        </w:rPr>
        <w:t>when the patient needs medical assistance at home or anywhere but hospital. So, I will provide the private message room for the doctor and patient.</w:t>
      </w:r>
    </w:p>
    <w:p>
      <w:pPr>
        <w:pBdr>
          <w:bottom w:val="single" w:color="eeeeee" w:sz="4"/>
        </w:pBdr>
        <w:shd w:val="clear" w:color="auto" w:fill="ffffff"/>
        <w:spacing w:after="240" w:line="240" w:lineRule="auto"/>
        <w:rPr>
          <w:rFonts w:ascii="Verdana" w:cs="Times New Roman" w:eastAsia="Times New Roman" w:hAnsi="Verdana"/>
          <w:b/>
          <w:color w:val="404040" w:themeColor="text1" w:themeTint="bf"/>
          <w:sz w:val="44"/>
          <w:u w:val="single"/>
          <w:shd w:val="clear" w:color="auto" w:fill="ffffff"/>
        </w:rPr>
      </w:pPr>
      <w:r>
        <w:rPr>
          <w:rFonts w:ascii="Verdana" w:cs="Times New Roman" w:eastAsia="Times New Roman" w:hAnsi="Verdana"/>
          <w:color w:val="816868"/>
          <w:sz w:val="32"/>
          <w:shd w:val="clear" w:color="auto" w:fill="ffffff"/>
        </w:rPr>
        <w:tab/>
      </w:r>
    </w:p>
    <w:p>
      <w:pPr>
        <w:pStyle w:val="Heading1"/>
        <w:shd w:val="clear" w:color="auto" w:fill="ffffff"/>
        <w:spacing w:before="0" w:after="70" w:line="500" w:lineRule="atLeast"/>
        <w:rPr>
          <w:rFonts w:ascii="Arial" w:cs="Arial" w:hAnsi="Arial"/>
          <w:color w:val="111111"/>
          <w:sz w:val="41"/>
          <w:u w:val="single"/>
        </w:rPr>
      </w:pPr>
      <w:r>
        <w:rPr>
          <w:rFonts w:ascii="Arial" w:cs="Arial" w:hAnsi="Arial"/>
          <w:color w:val="111111"/>
          <w:sz w:val="41"/>
          <w:u w:val="single"/>
        </w:rPr>
        <w:t>Hospital Management System Project in C</w:t>
      </w:r>
    </w:p>
    <w:p>
      <w:pPr>
        <w:pStyle w:val="Normal(Web)"/>
        <w:shd w:val="clear" w:color="auto" w:fill="ffffff"/>
        <w:spacing w:before="0" w:after="260" w:line="260" w:lineRule="atLeast"/>
        <w:jc w:val="both"/>
        <w:rPr>
          <w:rFonts w:ascii="Verdana" w:hAnsi="Verdana"/>
          <w:color w:val="222222"/>
          <w:sz w:val="28"/>
        </w:rPr>
      </w:pPr>
      <w:r>
        <w:rPr>
          <w:rFonts w:ascii="Verdana" w:hAnsi="Verdana"/>
          <w:color w:val="816868"/>
          <w:sz w:val="32"/>
          <w:shd w:val="clear" w:color="auto" w:fill="ffffff"/>
        </w:rPr>
        <w:tab/>
      </w:r>
      <w:r>
        <w:rPr>
          <w:rFonts w:ascii="Verdana" w:hAnsi="Verdana"/>
          <w:color w:val="816868"/>
          <w:sz w:val="32"/>
          <w:shd w:val="clear" w:color="auto" w:fill="ffffff"/>
        </w:rPr>
        <w:tab/>
      </w:r>
      <w:r>
        <w:rPr>
          <w:rFonts w:ascii="Verdana" w:hAnsi="Verdana"/>
          <w:color w:val="816868"/>
          <w:sz w:val="28"/>
          <w:shd w:val="clear" w:color="auto" w:fill="ffffff"/>
        </w:rPr>
        <w:tab/>
      </w:r>
      <w:r>
        <w:rPr>
          <w:rFonts w:ascii="Verdana" w:hAnsi="Verdana"/>
          <w:color w:val="222222"/>
          <w:sz w:val="28"/>
        </w:rPr>
        <w:t>This is a somewhat long but simple mini project in C programming language. Hospital management system project is just a console application without graphics, designed for Alka Hospital, situated in Lalitpur, Nepal.</w:t>
      </w:r>
    </w:p>
    <w:p>
      <w:pPr>
        <w:pStyle w:val="Normal(Web)"/>
        <w:shd w:val="clear" w:color="auto" w:fill="ffffff"/>
        <w:spacing w:before="0" w:after="260" w:line="260" w:lineRule="atLeast"/>
        <w:jc w:val="both"/>
        <w:rPr>
          <w:rFonts w:ascii="Verdana" w:hAnsi="Verdana"/>
          <w:color w:val="222222"/>
          <w:sz w:val="28"/>
        </w:rPr>
      </w:pPr>
      <w:r>
        <w:rPr>
          <w:rFonts w:ascii="Verdana" w:hAnsi="Verdana"/>
          <w:color w:val="222222"/>
          <w:sz w:val="28"/>
        </w:rPr>
        <w:t>This project mainly uses file handling to perform basic operations like how to add, edit, search and delete record using file. The source code of hospital management system is over 1100 lines, so the code has not been posted in this article.</w:t>
      </w:r>
    </w:p>
    <w:p>
      <w:pPr>
        <w:pStyle w:val="Normal(Web)"/>
        <w:shd w:val="clear" w:color="auto" w:fill="ffffff"/>
        <w:spacing w:before="0" w:after="260" w:line="260" w:lineRule="atLeast"/>
        <w:jc w:val="both"/>
        <w:rPr>
          <w:rFonts w:ascii="Verdana" w:hAnsi="Verdana"/>
          <w:color w:val="222222"/>
          <w:sz w:val="28"/>
        </w:rPr>
      </w:pPr>
      <w:r>
        <w:rPr>
          <w:rFonts w:ascii="Verdana" w:hAnsi="Verdana"/>
          <w:color w:val="222222"/>
          <w:sz w:val="28"/>
        </w:rPr>
        <w:t>You can directly download the source code along with the application file of this project from the link below. The C code is complete and totally error-free. Please make sure that you compile the source code in Code::Blocks.</w:t>
      </w:r>
    </w:p>
    <w:p>
      <w:pPr>
        <w:shd w:val="clear" w:color="auto" w:fill="ffffff"/>
        <w:spacing w:after="260" w:line="260" w:lineRule="atLeast"/>
        <w:jc w:val="both"/>
        <w:rPr>
          <w:rFonts w:ascii="Verdana" w:hAnsi="Verdana"/>
          <w:color w:val="222222"/>
          <w:sz w:val="28"/>
          <w:shd w:val="clear" w:color="auto" w:fill="ffffff"/>
        </w:rPr>
      </w:pPr>
    </w:p>
    <w:p>
      <w:pPr>
        <w:shd w:val="clear" w:color="auto" w:fill="ffffff"/>
        <w:spacing w:after="260" w:line="260" w:lineRule="atLeast"/>
        <w:jc w:val="both"/>
        <w:rPr>
          <w:rFonts w:ascii="Verdana" w:cs="Times New Roman" w:eastAsia="Times New Roman" w:hAnsi="Verdana"/>
          <w:color w:val="222222"/>
          <w:sz w:val="28"/>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8"/>
          <w:u w:val="single"/>
        </w:rPr>
      </w:pPr>
    </w:p>
    <w:p>
      <w:pPr>
        <w:shd w:val="clear" w:color="auto" w:fill="ffffff"/>
        <w:spacing w:after="260" w:line="260" w:lineRule="atLeast"/>
        <w:ind w:left="1440" w:firstLine="720"/>
        <w:jc w:val="both"/>
        <w:rPr>
          <w:rFonts w:ascii="Verdana" w:cs="Times New Roman" w:eastAsia="Times New Roman" w:hAnsi="Verdana"/>
          <w:b/>
          <w:color w:val="222222"/>
          <w:sz w:val="48"/>
          <w:u w:val="single"/>
        </w:rPr>
      </w:pPr>
    </w:p>
    <w:p>
      <w:pPr>
        <w:shd w:val="clear" w:color="auto" w:fill="ffffff"/>
        <w:spacing w:after="260" w:line="260" w:lineRule="atLeast"/>
        <w:ind w:left="1440" w:firstLine="720"/>
        <w:jc w:val="both"/>
        <w:rPr>
          <w:rFonts w:ascii="Verdana" w:cs="Times New Roman" w:eastAsia="Times New Roman" w:hAnsi="Verdana"/>
          <w:b/>
          <w:color w:val="222222"/>
          <w:sz w:val="48"/>
          <w:u w:val="single"/>
        </w:rPr>
      </w:pPr>
    </w:p>
    <w:p>
      <w:pPr>
        <w:shd w:val="clear" w:color="auto" w:fill="ffffff"/>
        <w:spacing w:after="260" w:line="260" w:lineRule="atLeast"/>
        <w:ind w:left="1440" w:firstLine="720"/>
        <w:jc w:val="both"/>
        <w:rPr>
          <w:rFonts w:ascii="Verdana" w:cs="Times New Roman" w:eastAsia="Times New Roman" w:hAnsi="Verdana"/>
          <w:b/>
          <w:color w:val="222222"/>
          <w:sz w:val="48"/>
          <w:u w:val="single"/>
        </w:rPr>
      </w:pPr>
    </w:p>
    <w:p>
      <w:pPr>
        <w:shd w:val="clear" w:color="auto" w:fill="ffffff"/>
        <w:spacing w:after="260" w:line="260" w:lineRule="atLeast"/>
        <w:ind w:left="1440" w:firstLine="720"/>
        <w:jc w:val="both"/>
        <w:rPr>
          <w:rFonts w:ascii="Verdana" w:cs="Times New Roman" w:eastAsia="Times New Roman" w:hAnsi="Verdana"/>
          <w:b/>
          <w:color w:val="222222"/>
          <w:sz w:val="48"/>
          <w:u w:val="single"/>
        </w:rPr>
      </w:pPr>
      <w:r>
        <w:rPr>
          <w:rFonts w:ascii="Verdana" w:cs="Times New Roman" w:eastAsia="Times New Roman" w:hAnsi="Verdana"/>
          <w:b/>
          <w:color w:val="222222"/>
          <w:sz w:val="48"/>
          <w:u w:val="single"/>
        </w:rPr>
        <w:t>Source</w:t>
      </w:r>
      <w:r>
        <w:rPr>
          <w:rFonts w:ascii="Verdana" w:cs="Times New Roman" w:eastAsia="Times New Roman" w:hAnsi="Verdana"/>
          <w:b/>
          <w:color w:val="222222"/>
          <w:sz w:val="48"/>
          <w:u w:val="single"/>
        </w:rPr>
        <w:t xml:space="preserve"> code</w:t>
      </w:r>
    </w:p>
    <w:p>
      <w:pPr>
        <w:pStyle w:val="PlainText"/>
        <w:rPr/>
      </w:pPr>
      <w:r>
        <w:t>#include&lt;stdio.h&gt;</w:t>
      </w:r>
    </w:p>
    <w:p>
      <w:pPr>
        <w:pStyle w:val="PlainText"/>
        <w:rPr/>
      </w:pPr>
      <w:r>
        <w:t>#include&lt;conio.h&gt;</w:t>
      </w:r>
    </w:p>
    <w:p>
      <w:pPr>
        <w:pStyle w:val="PlainText"/>
        <w:rPr/>
      </w:pPr>
      <w:r>
        <w:t>#include&lt;string.h&gt;</w:t>
      </w:r>
    </w:p>
    <w:p>
      <w:pPr>
        <w:pStyle w:val="PlainText"/>
        <w:rPr/>
      </w:pPr>
      <w:r>
        <w:t>#include&lt;stdlib.h&gt;</w:t>
      </w:r>
    </w:p>
    <w:p>
      <w:pPr>
        <w:pStyle w:val="PlainText"/>
        <w:rPr/>
      </w:pPr>
      <w:r>
        <w:t>#define rw 80</w:t>
      </w:r>
    </w:p>
    <w:p>
      <w:pPr>
        <w:pStyle w:val="PlainText"/>
        <w:rPr/>
      </w:pPr>
      <w:r>
        <w:t>#define cl 50</w:t>
      </w:r>
    </w:p>
    <w:p>
      <w:pPr>
        <w:pStyle w:val="PlainText"/>
        <w:rPr/>
      </w:pPr>
      <w:r>
        <w:t>FILE*fp,*fp1,*f1,*f2;</w:t>
      </w:r>
    </w:p>
    <w:p>
      <w:pPr>
        <w:pStyle w:val="PlainText"/>
        <w:rPr/>
      </w:pPr>
      <w:r>
        <w:t>int s,z;</w:t>
      </w:r>
    </w:p>
    <w:p>
      <w:pPr>
        <w:pStyle w:val="PlainText"/>
        <w:rPr/>
      </w:pPr>
      <w:r>
        <w:t>char fn1[]="opd12.patient";</w:t>
      </w:r>
    </w:p>
    <w:p>
      <w:pPr>
        <w:pStyle w:val="PlainText"/>
        <w:rPr/>
      </w:pPr>
      <w:r>
        <w:t>char fn2[]="oopd12.patient";</w:t>
      </w:r>
    </w:p>
    <w:p>
      <w:pPr>
        <w:pStyle w:val="PlainText"/>
        <w:rPr/>
      </w:pPr>
      <w:r>
        <w:t>struct hospital</w:t>
      </w:r>
    </w:p>
    <w:p>
      <w:pPr>
        <w:pStyle w:val="PlainText"/>
        <w:rPr/>
      </w:pPr>
      <w:r>
        <w:t>{</w:t>
      </w:r>
    </w:p>
    <w:p>
      <w:pPr>
        <w:pStyle w:val="PlainText"/>
        <w:rPr/>
      </w:pPr>
      <w:r>
        <w:tab/>
        <w:tab/>
        <w:t>char name[20],address[20],ch;</w:t>
      </w:r>
    </w:p>
    <w:p>
      <w:pPr>
        <w:pStyle w:val="PlainText"/>
        <w:rPr/>
      </w:pPr>
      <w:r>
        <w:tab/>
        <w:tab/>
        <w:t>int age,roomno,sn;</w:t>
      </w:r>
    </w:p>
    <w:p>
      <w:pPr>
        <w:pStyle w:val="PlainText"/>
        <w:rPr/>
      </w:pPr>
      <w:r>
        <w:tab/>
        <w:tab/>
        <w:t>char disease[30],department[20],date[15];</w:t>
      </w:r>
    </w:p>
    <w:p>
      <w:pPr>
        <w:pStyle w:val="PlainText"/>
        <w:rPr/>
      </w:pPr>
      <w:r>
        <w:tab/>
        <w:tab/>
        <w:t>char recommendation[50],category[30];</w:t>
      </w:r>
    </w:p>
    <w:p>
      <w:pPr>
        <w:pStyle w:val="PlainText"/>
        <w:rPr/>
      </w:pPr>
      <w:r>
        <w:tab/>
        <w:tab/>
        <w:t>char test[15][20];</w:t>
      </w:r>
    </w:p>
    <w:p>
      <w:pPr>
        <w:pStyle w:val="PlainText"/>
        <w:rPr/>
      </w:pPr>
      <w:r>
        <w:tab/>
        <w:tab/>
        <w:t>float testfee[15];</w:t>
      </w:r>
    </w:p>
    <w:p>
      <w:pPr>
        <w:pStyle w:val="PlainText"/>
        <w:rPr/>
      </w:pPr>
      <w:r>
        <w:tab/>
        <w:tab/>
        <w:t>float totalfee;</w:t>
      </w:r>
    </w:p>
    <w:p>
      <w:pPr>
        <w:pStyle w:val="PlainText"/>
        <w:rPr/>
      </w:pPr>
      <w:r>
        <w:tab/>
        <w:tab/>
        <w:t>float balance;</w:t>
      </w:r>
    </w:p>
    <w:p>
      <w:pPr>
        <w:pStyle w:val="PlainText"/>
        <w:rPr/>
      </w:pPr>
      <w:r>
        <w:tab/>
        <w:tab/>
        <w:t>}p,q;</w:t>
      </w:r>
    </w:p>
    <w:p>
      <w:pPr>
        <w:pStyle w:val="PlainText"/>
        <w:rPr/>
      </w:pPr>
      <w:r>
        <w:t>char string[20];</w:t>
      </w:r>
    </w:p>
    <w:p>
      <w:pPr>
        <w:pStyle w:val="PlainText"/>
        <w:rPr/>
      </w:pPr>
      <w:r>
        <w:t>typedef struct hospital alka;</w:t>
      </w:r>
    </w:p>
    <w:p>
      <w:pPr>
        <w:pStyle w:val="PlainText"/>
        <w:rPr/>
      </w:pPr>
      <w:r>
        <w:t>void newrecord(int l);</w:t>
      </w:r>
    </w:p>
    <w:p>
      <w:pPr>
        <w:pStyle w:val="PlainText"/>
        <w:rPr/>
      </w:pPr>
      <w:r>
        <w:t>void print();</w:t>
      </w:r>
    </w:p>
    <w:p>
      <w:pPr>
        <w:pStyle w:val="PlainText"/>
        <w:rPr/>
      </w:pPr>
      <w:r>
        <w:t>void displaytest();</w:t>
      </w:r>
    </w:p>
    <w:p>
      <w:pPr>
        <w:pStyle w:val="PlainText"/>
        <w:rPr/>
      </w:pPr>
      <w:r>
        <w:t>void mainscreen();</w:t>
      </w:r>
    </w:p>
    <w:p>
      <w:pPr>
        <w:pStyle w:val="PlainText"/>
        <w:rPr/>
      </w:pPr>
      <w:r>
        <w:t>void newrecord1();</w:t>
      </w:r>
    </w:p>
    <w:p>
      <w:pPr>
        <w:pStyle w:val="PlainText"/>
        <w:rPr/>
      </w:pPr>
      <w:r>
        <w:t>void displaydepartment();</w:t>
      </w:r>
    </w:p>
    <w:p>
      <w:pPr>
        <w:pStyle w:val="PlainText"/>
        <w:rPr/>
      </w:pPr>
      <w:r>
        <w:t>void edit1();</w:t>
      </w:r>
    </w:p>
    <w:p>
      <w:pPr>
        <w:pStyle w:val="PlainText"/>
        <w:rPr/>
      </w:pPr>
      <w:r>
        <w:t>void editrecord();</w:t>
      </w:r>
    </w:p>
    <w:p>
      <w:pPr>
        <w:pStyle w:val="PlainText"/>
        <w:rPr/>
      </w:pPr>
      <w:r>
        <w:t>void switch1();</w:t>
      </w:r>
    </w:p>
    <w:p>
      <w:pPr>
        <w:pStyle w:val="PlainText"/>
        <w:rPr/>
      </w:pPr>
      <w:r>
        <w:t>void main()</w:t>
      </w:r>
    </w:p>
    <w:p>
      <w:pPr>
        <w:pStyle w:val="PlainText"/>
        <w:rPr/>
      </w:pPr>
      <w:r>
        <w:t>{</w:t>
      </w:r>
    </w:p>
    <w:p>
      <w:pPr>
        <w:pStyle w:val="PlainText"/>
        <w:rPr/>
      </w:pPr>
      <w:r>
        <w:tab/>
        <w:t>int a,i,n,y;</w:t>
      </w:r>
    </w:p>
    <w:p>
      <w:pPr>
        <w:pStyle w:val="PlainText"/>
        <w:rPr/>
      </w:pPr>
      <w:r>
        <w:tab/>
        <w:t>char c,d;</w:t>
      </w:r>
    </w:p>
    <w:p>
      <w:pPr>
        <w:pStyle w:val="PlainText"/>
        <w:rPr/>
      </w:pPr>
      <w:r>
        <w:tab/>
        <w:t>char date1[15],date2[15],string1[20];</w:t>
      </w:r>
    </w:p>
    <w:p>
      <w:pPr>
        <w:pStyle w:val="PlainText"/>
        <w:rPr/>
      </w:pPr>
      <w:r>
        <w:tab/>
        <w:t>unsigned int tsz;</w:t>
      </w:r>
    </w:p>
    <w:p>
      <w:pPr>
        <w:pStyle w:val="PlainText"/>
        <w:rPr/>
      </w:pPr>
    </w:p>
    <w:p>
      <w:pPr>
        <w:pStyle w:val="PlainText"/>
        <w:rPr/>
      </w:pPr>
      <w:r>
        <w:tab/>
        <w:t>clrscr();</w:t>
      </w:r>
    </w:p>
    <w:p>
      <w:pPr>
        <w:pStyle w:val="PlainText"/>
        <w:rPr/>
      </w:pPr>
      <w:r>
        <w:tab/>
        <w:t>mainscreen();</w:t>
      </w:r>
    </w:p>
    <w:p>
      <w:pPr>
        <w:pStyle w:val="PlainText"/>
        <w:rPr/>
      </w:pPr>
      <w:r>
        <w:tab/>
        <w:t>label3:</w:t>
      </w:r>
    </w:p>
    <w:p>
      <w:pPr>
        <w:pStyle w:val="PlainText"/>
        <w:rPr/>
      </w:pPr>
      <w:r>
        <w:tab/>
        <w:t>textcolor(3);</w:t>
      </w:r>
    </w:p>
    <w:p>
      <w:pPr>
        <w:pStyle w:val="PlainText"/>
        <w:rPr/>
      </w:pPr>
      <w:r>
        <w:tab/>
        <w:t>gotoxy(23,15);</w:t>
      </w:r>
    </w:p>
    <w:p>
      <w:pPr>
        <w:pStyle w:val="PlainText"/>
        <w:rPr/>
      </w:pPr>
      <w:r>
        <w:tab/>
        <w:t>cprintf("Enter today's Date(yyyy/mm/dd)");</w:t>
      </w:r>
    </w:p>
    <w:p>
      <w:pPr>
        <w:pStyle w:val="PlainText"/>
        <w:rPr/>
      </w:pPr>
      <w:r>
        <w:tab/>
        <w:t>fflush(stdin);gotoxy(28,19);</w:t>
      </w:r>
    </w:p>
    <w:p>
      <w:pPr>
        <w:pStyle w:val="PlainText"/>
        <w:rPr/>
      </w:pPr>
      <w:r>
        <w:tab/>
        <w:t>scanf("%[^\n]",date2);</w:t>
      </w:r>
    </w:p>
    <w:p>
      <w:pPr>
        <w:pStyle w:val="PlainText"/>
        <w:rPr/>
      </w:pPr>
      <w:r>
        <w:tab/>
        <w:t>if((date2[4]!='/')||(date2[7]!='/')||(date2[5]&gt;'3')||(date2[8]&gt;'3'))</w:t>
      </w:r>
    </w:p>
    <w:p>
      <w:pPr>
        <w:pStyle w:val="PlainText"/>
        <w:rPr/>
      </w:pPr>
      <w:r>
        <w:tab/>
        <w:t>{</w:t>
      </w:r>
    </w:p>
    <w:p>
      <w:pPr>
        <w:pStyle w:val="PlainText"/>
        <w:rPr/>
      </w:pPr>
      <w:r>
        <w:tab/>
        <w:tab/>
        <w:t>clrscr();</w:t>
      </w:r>
    </w:p>
    <w:p>
      <w:pPr>
        <w:pStyle w:val="PlainText"/>
        <w:rPr/>
      </w:pPr>
      <w:r>
        <w:tab/>
        <w:tab/>
        <w:t>mainscreen();</w:t>
      </w:r>
    </w:p>
    <w:p>
      <w:pPr>
        <w:pStyle w:val="PlainText"/>
        <w:rPr/>
      </w:pPr>
      <w:r>
        <w:tab/>
        <w:tab/>
        <w:t>gotoxy(23,13);textcolor(4+128);</w:t>
      </w:r>
    </w:p>
    <w:p>
      <w:pPr>
        <w:pStyle w:val="PlainText"/>
        <w:rPr/>
      </w:pPr>
      <w:r>
        <w:tab/>
        <w:tab/>
        <w:t>cprintf("Wrong Entry");</w:t>
      </w:r>
    </w:p>
    <w:p>
      <w:pPr>
        <w:pStyle w:val="PlainText"/>
        <w:rPr/>
      </w:pPr>
      <w:r>
        <w:tab/>
        <w:tab/>
        <w:t>goto label3;</w:t>
      </w:r>
    </w:p>
    <w:p>
      <w:pPr>
        <w:pStyle w:val="PlainText"/>
        <w:rPr/>
      </w:pPr>
      <w:r>
        <w:tab/>
        <w:t>}</w:t>
      </w:r>
    </w:p>
    <w:p>
      <w:pPr>
        <w:pStyle w:val="PlainText"/>
        <w:rPr/>
      </w:pPr>
      <w:r>
        <w:tab/>
        <w:t>clrscr();</w:t>
      </w:r>
    </w:p>
    <w:p>
      <w:pPr>
        <w:pStyle w:val="PlainText"/>
        <w:rPr/>
      </w:pPr>
      <w:r>
        <w:tab/>
        <w:t>mainscreen();</w:t>
      </w:r>
    </w:p>
    <w:p>
      <w:pPr>
        <w:pStyle w:val="PlainText"/>
        <w:rPr/>
      </w:pPr>
      <w:r>
        <w:tab/>
        <w:t>label1:</w:t>
      </w:r>
    </w:p>
    <w:p>
      <w:pPr>
        <w:pStyle w:val="PlainText"/>
        <w:rPr/>
      </w:pPr>
    </w:p>
    <w:p>
      <w:pPr>
        <w:pStyle w:val="PlainText"/>
        <w:rPr/>
      </w:pPr>
      <w:r>
        <w:tab/>
        <w:t>textcolor(15);</w:t>
      </w:r>
    </w:p>
    <w:p>
      <w:pPr>
        <w:pStyle w:val="PlainText"/>
        <w:rPr/>
      </w:pPr>
      <w:r>
        <w:tab/>
        <w:t>lowvideo();gotoxy(22,15);textcolor(14);</w:t>
      </w:r>
    </w:p>
    <w:p>
      <w:pPr>
        <w:pStyle w:val="PlainText"/>
        <w:rPr/>
      </w:pPr>
      <w:r>
        <w:tab/>
        <w:t>cprintf("Enter the corresponding no");gotoxy(22,19);textcolor(10);</w:t>
      </w:r>
    </w:p>
    <w:p>
      <w:pPr>
        <w:pStyle w:val="PlainText"/>
        <w:rPr/>
      </w:pPr>
      <w:r>
        <w:tab/>
        <w:t>cprintf("1.Add new patient record");gotoxy(22,21);</w:t>
      </w:r>
    </w:p>
    <w:p>
      <w:pPr>
        <w:pStyle w:val="PlainText"/>
        <w:rPr/>
      </w:pPr>
      <w:r>
        <w:tab/>
        <w:t>cprintf("2.Search  or edit record");gotoxy(22,23);</w:t>
      </w:r>
    </w:p>
    <w:p>
      <w:pPr>
        <w:pStyle w:val="PlainText"/>
        <w:rPr/>
      </w:pPr>
      <w:r>
        <w:tab/>
        <w:t>cprintf("3.Know the records of patients");gotoxy(22,25);</w:t>
      </w:r>
    </w:p>
    <w:p>
      <w:pPr>
        <w:pStyle w:val="PlainText"/>
        <w:rPr/>
      </w:pPr>
      <w:r>
        <w:tab/>
        <w:t>cprintf("4.Delete the records");gotoxy(22,27);</w:t>
      </w:r>
    </w:p>
    <w:p>
      <w:pPr>
        <w:pStyle w:val="PlainText"/>
        <w:rPr/>
      </w:pPr>
      <w:r>
        <w:tab/>
        <w:t>cprintf("5.Exit from the program");gotoxy(25,30);</w:t>
      </w:r>
    </w:p>
    <w:p>
      <w:pPr>
        <w:pStyle w:val="PlainText"/>
        <w:rPr/>
      </w:pPr>
      <w:r>
        <w:tab/>
        <w:t>fflush(stdin);</w:t>
      </w:r>
    </w:p>
    <w:p>
      <w:pPr>
        <w:pStyle w:val="PlainText"/>
        <w:rPr/>
      </w:pPr>
      <w:r>
        <w:tab/>
        <w:t>scanf("%c",&amp;d);</w:t>
      </w:r>
    </w:p>
    <w:p>
      <w:pPr>
        <w:pStyle w:val="PlainText"/>
        <w:rPr/>
      </w:pPr>
      <w:r>
        <w:tab/>
        <w:t>switch(d)</w:t>
      </w:r>
    </w:p>
    <w:p>
      <w:pPr>
        <w:pStyle w:val="PlainText"/>
        <w:rPr/>
      </w:pPr>
      <w:r>
        <w:tab/>
        <w:t>{</w:t>
      </w:r>
    </w:p>
    <w:p>
      <w:pPr>
        <w:pStyle w:val="PlainText"/>
        <w:rPr/>
      </w:pPr>
      <w:r>
        <w:tab/>
        <w:tab/>
        <w:t>case '1':</w:t>
      </w:r>
    </w:p>
    <w:p>
      <w:pPr>
        <w:pStyle w:val="PlainText"/>
        <w:rPr/>
      </w:pPr>
      <w:r>
        <w:tab/>
        <w:tab/>
        <w:t xml:space="preserve">      {</w:t>
      </w:r>
    </w:p>
    <w:p>
      <w:pPr>
        <w:pStyle w:val="PlainText"/>
        <w:rPr/>
      </w:pPr>
    </w:p>
    <w:p>
      <w:pPr>
        <w:pStyle w:val="PlainText"/>
        <w:rPr/>
      </w:pPr>
      <w:r>
        <w:tab/>
        <w:tab/>
        <w:tab/>
        <w:t>{</w:t>
      </w:r>
    </w:p>
    <w:p>
      <w:pPr>
        <w:pStyle w:val="PlainText"/>
        <w:rPr/>
      </w:pPr>
      <w:r>
        <w:tab/>
        <w:tab/>
        <w:tab/>
        <w:tab/>
        <w:t>if((fp=fopen(fn1,"rb"))==NULL)</w:t>
      </w:r>
    </w:p>
    <w:p>
      <w:pPr>
        <w:pStyle w:val="PlainText"/>
        <w:rPr/>
      </w:pPr>
      <w:r>
        <w:tab/>
        <w:tab/>
        <w:tab/>
        <w:tab/>
        <w:t>s=1;</w:t>
      </w:r>
    </w:p>
    <w:p>
      <w:pPr>
        <w:pStyle w:val="PlainText"/>
        <w:rPr/>
      </w:pPr>
      <w:r>
        <w:tab/>
        <w:tab/>
        <w:tab/>
        <w:tab/>
        <w:t>else</w:t>
      </w:r>
    </w:p>
    <w:p>
      <w:pPr>
        <w:pStyle w:val="PlainText"/>
        <w:rPr/>
      </w:pPr>
      <w:r>
        <w:tab/>
        <w:tab/>
        <w:tab/>
        <w:tab/>
        <w:t>{</w:t>
      </w:r>
    </w:p>
    <w:p>
      <w:pPr>
        <w:pStyle w:val="PlainText"/>
        <w:rPr/>
      </w:pPr>
      <w:r>
        <w:tab/>
        <w:tab/>
        <w:tab/>
        <w:tab/>
        <w:t>while(fread(&amp;p,sizeof(alka),1,fp))</w:t>
      </w:r>
    </w:p>
    <w:p>
      <w:pPr>
        <w:pStyle w:val="PlainText"/>
        <w:rPr/>
      </w:pPr>
      <w:r>
        <w:tab/>
        <w:tab/>
        <w:tab/>
        <w:tab/>
        <w:t>s=1+p.sn;</w:t>
      </w:r>
    </w:p>
    <w:p>
      <w:pPr>
        <w:pStyle w:val="PlainText"/>
        <w:rPr/>
      </w:pPr>
      <w:r>
        <w:tab/>
        <w:tab/>
        <w:tab/>
        <w:tab/>
        <w:t>}</w:t>
      </w:r>
    </w:p>
    <w:p>
      <w:pPr>
        <w:pStyle w:val="PlainText"/>
        <w:rPr/>
      </w:pPr>
      <w:r>
        <w:tab/>
        <w:tab/>
        <w:tab/>
        <w:tab/>
        <w:t>fclose(fp);</w:t>
      </w:r>
    </w:p>
    <w:p>
      <w:pPr>
        <w:pStyle w:val="PlainText"/>
        <w:rPr/>
      </w:pPr>
      <w:r>
        <w:tab/>
        <w:tab/>
        <w:tab/>
        <w:t>}</w:t>
      </w:r>
    </w:p>
    <w:p>
      <w:pPr>
        <w:pStyle w:val="PlainText"/>
        <w:rPr/>
      </w:pPr>
      <w:r>
        <w:tab/>
        <w:tab/>
        <w:tab/>
        <w:t>clrscr();</w:t>
      </w:r>
    </w:p>
    <w:p>
      <w:pPr>
        <w:pStyle w:val="PlainText"/>
        <w:rPr/>
      </w:pPr>
      <w:r>
        <w:tab/>
        <w:tab/>
        <w:tab/>
        <w:t>mainscreen();</w:t>
      </w:r>
    </w:p>
    <w:p>
      <w:pPr>
        <w:pStyle w:val="PlainText"/>
        <w:rPr/>
      </w:pPr>
      <w:r>
        <w:tab/>
        <w:tab/>
        <w:tab/>
        <w:t>label:</w:t>
      </w:r>
    </w:p>
    <w:p>
      <w:pPr>
        <w:pStyle w:val="PlainText"/>
        <w:rPr/>
      </w:pPr>
      <w:r>
        <w:tab/>
        <w:tab/>
        <w:tab/>
        <w:t>gotoxy(22,19);textcolor(7);</w:t>
      </w:r>
    </w:p>
    <w:p>
      <w:pPr>
        <w:pStyle w:val="PlainText"/>
        <w:rPr/>
      </w:pPr>
      <w:r>
        <w:tab/>
        <w:tab/>
        <w:tab/>
        <w:t>cprintf("Enter `o' for O.P.D. &amp; `e'for Emergency");</w:t>
      </w:r>
    </w:p>
    <w:p>
      <w:pPr>
        <w:pStyle w:val="PlainText"/>
        <w:rPr/>
      </w:pPr>
      <w:r>
        <w:tab/>
        <w:tab/>
        <w:tab/>
        <w:t>gotoxy(35,21);</w:t>
      </w:r>
    </w:p>
    <w:p>
      <w:pPr>
        <w:pStyle w:val="PlainText"/>
        <w:rPr/>
      </w:pPr>
      <w:r>
        <w:tab/>
        <w:tab/>
        <w:tab/>
        <w:t>fflush(stdin);</w:t>
      </w:r>
    </w:p>
    <w:p>
      <w:pPr>
        <w:pStyle w:val="PlainText"/>
        <w:rPr/>
      </w:pPr>
      <w:r>
        <w:tab/>
        <w:tab/>
        <w:tab/>
        <w:t>scanf("%c",&amp;c);</w:t>
      </w:r>
    </w:p>
    <w:p>
      <w:pPr>
        <w:pStyle w:val="PlainText"/>
        <w:rPr/>
      </w:pPr>
      <w:r>
        <w:tab/>
        <w:tab/>
        <w:tab/>
        <w:t>if(c=='o')</w:t>
      </w:r>
    </w:p>
    <w:p>
      <w:pPr>
        <w:pStyle w:val="PlainText"/>
        <w:rPr/>
      </w:pPr>
      <w:r>
        <w:tab/>
        <w:tab/>
        <w:tab/>
        <w:t>{</w:t>
      </w:r>
    </w:p>
    <w:p>
      <w:pPr>
        <w:pStyle w:val="PlainText"/>
        <w:rPr/>
      </w:pPr>
      <w:r>
        <w:tab/>
        <w:tab/>
        <w:tab/>
        <w:tab/>
        <w:t>clrscr();</w:t>
      </w:r>
    </w:p>
    <w:p>
      <w:pPr>
        <w:pStyle w:val="PlainText"/>
        <w:rPr/>
      </w:pPr>
      <w:r>
        <w:tab/>
        <w:tab/>
        <w:tab/>
        <w:tab/>
        <w:t>mainscreen();</w:t>
      </w:r>
    </w:p>
    <w:p>
      <w:pPr>
        <w:pStyle w:val="PlainText"/>
        <w:rPr/>
      </w:pPr>
      <w:r>
        <w:tab/>
        <w:tab/>
        <w:tab/>
        <w:tab/>
        <w:t>textcolor(11);gotoxy(23,11);</w:t>
      </w:r>
    </w:p>
    <w:p>
      <w:pPr>
        <w:pStyle w:val="PlainText"/>
        <w:rPr/>
      </w:pPr>
      <w:r>
        <w:tab/>
        <w:tab/>
        <w:tab/>
        <w:tab/>
        <w:t>cprintf("ADDING NEW O.P.D.PATIENT RECORD");textcolor(15);</w:t>
      </w:r>
    </w:p>
    <w:p>
      <w:pPr>
        <w:pStyle w:val="PlainText"/>
        <w:rPr/>
      </w:pPr>
      <w:r>
        <w:tab/>
        <w:tab/>
        <w:tab/>
        <w:tab/>
        <w:t>gotoxy(21,12);</w:t>
      </w:r>
    </w:p>
    <w:p>
      <w:pPr>
        <w:pStyle w:val="PlainText"/>
        <w:rPr/>
      </w:pPr>
      <w:r>
        <w:tab/>
        <w:tab/>
        <w:tab/>
        <w:tab/>
        <w:t>cprintf("~~~~~~~~~~~~~~~~~~~~~~~~~~~~~~~~~~~");</w:t>
      </w:r>
    </w:p>
    <w:p>
      <w:pPr>
        <w:pStyle w:val="PlainText"/>
        <w:rPr/>
      </w:pPr>
      <w:r>
        <w:tab/>
        <w:tab/>
        <w:tab/>
        <w:tab/>
        <w:t>newrecord(s);</w:t>
      </w:r>
    </w:p>
    <w:p>
      <w:pPr>
        <w:pStyle w:val="PlainText"/>
        <w:rPr/>
      </w:pPr>
      <w:r>
        <w:tab/>
        <w:tab/>
        <w:tab/>
        <w:tab/>
        <w:t>newrecord1();</w:t>
      </w:r>
    </w:p>
    <w:p>
      <w:pPr>
        <w:pStyle w:val="PlainText"/>
        <w:rPr/>
      </w:pPr>
    </w:p>
    <w:p>
      <w:pPr>
        <w:pStyle w:val="PlainText"/>
        <w:rPr/>
      </w:pPr>
      <w:r>
        <w:tab/>
        <w:tab/>
        <w:tab/>
        <w:tab/>
        <w:t>if((fp=fopen(fn1,"ab+"))==NULL)</w:t>
      </w:r>
    </w:p>
    <w:p>
      <w:pPr>
        <w:pStyle w:val="PlainText"/>
        <w:rPr/>
      </w:pPr>
      <w:r>
        <w:tab/>
        <w:tab/>
        <w:tab/>
        <w:tab/>
        <w:t>{</w:t>
      </w:r>
    </w:p>
    <w:p>
      <w:pPr>
        <w:pStyle w:val="PlainText"/>
        <w:rPr/>
      </w:pPr>
      <w:r>
        <w:tab/>
        <w:tab/>
        <w:tab/>
        <w:tab/>
        <w:tab/>
        <w:t>printf("Cannot open the file f1");</w:t>
      </w:r>
    </w:p>
    <w:p>
      <w:pPr>
        <w:pStyle w:val="PlainText"/>
        <w:rPr/>
      </w:pPr>
      <w:r>
        <w:tab/>
        <w:tab/>
        <w:tab/>
        <w:tab/>
        <w:tab/>
        <w:t>getch();</w:t>
      </w:r>
    </w:p>
    <w:p>
      <w:pPr>
        <w:pStyle w:val="PlainText"/>
        <w:rPr/>
      </w:pPr>
      <w:r>
        <w:tab/>
        <w:tab/>
        <w:tab/>
        <w:tab/>
        <w:tab/>
        <w:t>exit(1);</w:t>
      </w:r>
    </w:p>
    <w:p>
      <w:pPr>
        <w:pStyle w:val="PlainText"/>
        <w:rPr/>
      </w:pPr>
      <w:r>
        <w:tab/>
        <w:tab/>
        <w:tab/>
        <w:tab/>
        <w:t>}</w:t>
      </w:r>
    </w:p>
    <w:p>
      <w:pPr>
        <w:pStyle w:val="PlainText"/>
        <w:rPr/>
      </w:pPr>
      <w:r>
        <w:tab/>
        <w:tab/>
        <w:tab/>
        <w:tab/>
        <w:t>for(a=0;a&lt;15;a++)</w:t>
      </w:r>
    </w:p>
    <w:p>
      <w:pPr>
        <w:pStyle w:val="PlainText"/>
        <w:rPr/>
      </w:pPr>
      <w:r>
        <w:tab/>
        <w:tab/>
        <w:tab/>
        <w:tab/>
        <w:t>p.testfee[a]=0;</w:t>
      </w:r>
    </w:p>
    <w:p>
      <w:pPr>
        <w:pStyle w:val="PlainText"/>
        <w:rPr/>
      </w:pPr>
      <w:r>
        <w:tab/>
        <w:tab/>
        <w:tab/>
        <w:tab/>
        <w:t>strcpy(&amp;p.test[1][0],"0");</w:t>
      </w:r>
    </w:p>
    <w:p>
      <w:pPr>
        <w:pStyle w:val="PlainText"/>
        <w:rPr/>
      </w:pPr>
      <w:r>
        <w:tab/>
        <w:tab/>
        <w:tab/>
        <w:tab/>
        <w:t>p.totalfee=0;p.balance=0;</w:t>
      </w:r>
    </w:p>
    <w:p>
      <w:pPr>
        <w:pStyle w:val="PlainText"/>
        <w:rPr/>
      </w:pPr>
      <w:r>
        <w:tab/>
        <w:tab/>
        <w:tab/>
        <w:tab/>
        <w:t>strcpy(&amp;p.test[0][0],"O.P.D. charge");</w:t>
      </w:r>
    </w:p>
    <w:p>
      <w:pPr>
        <w:pStyle w:val="PlainText"/>
        <w:rPr/>
      </w:pPr>
      <w:r>
        <w:tab/>
        <w:tab/>
        <w:tab/>
        <w:tab/>
        <w:t>p.testfee[0]=200;</w:t>
      </w:r>
    </w:p>
    <w:p>
      <w:pPr>
        <w:pStyle w:val="PlainText"/>
        <w:rPr/>
      </w:pPr>
    </w:p>
    <w:p>
      <w:pPr>
        <w:pStyle w:val="PlainText"/>
        <w:rPr/>
      </w:pPr>
      <w:r>
        <w:tab/>
        <w:tab/>
        <w:tab/>
        <w:tab/>
        <w:t>p.totalfee=200;</w:t>
      </w:r>
    </w:p>
    <w:p>
      <w:pPr>
        <w:pStyle w:val="PlainText"/>
        <w:rPr/>
      </w:pPr>
      <w:r>
        <w:tab/>
        <w:tab/>
        <w:tab/>
        <w:tab/>
        <w:t>strcpy(p.category,"O.P.D.Patient");</w:t>
      </w:r>
    </w:p>
    <w:p>
      <w:pPr>
        <w:pStyle w:val="PlainText"/>
        <w:rPr/>
      </w:pPr>
      <w:r>
        <w:tab/>
        <w:tab/>
        <w:tab/>
        <w:tab/>
        <w:t>p.balance=200;</w:t>
      </w:r>
    </w:p>
    <w:p>
      <w:pPr>
        <w:pStyle w:val="PlainText"/>
        <w:rPr/>
      </w:pPr>
      <w:r>
        <w:tab/>
        <w:tab/>
        <w:tab/>
        <w:tab/>
        <w:t>strcpy(p.recommendation,"Admitted to O.P.D.");</w:t>
      </w:r>
    </w:p>
    <w:p>
      <w:pPr>
        <w:pStyle w:val="PlainText"/>
        <w:rPr/>
      </w:pPr>
      <w:r>
        <w:tab/>
        <w:tab/>
        <w:tab/>
        <w:tab/>
        <w:t>strcpy(p.date,date2);</w:t>
      </w:r>
    </w:p>
    <w:p>
      <w:pPr>
        <w:pStyle w:val="PlainText"/>
        <w:rPr/>
      </w:pPr>
      <w:r>
        <w:tab/>
        <w:tab/>
        <w:tab/>
        <w:tab/>
        <w:t>fwrite(&amp;p,sizeof(p),1,fp);</w:t>
      </w:r>
    </w:p>
    <w:p>
      <w:pPr>
        <w:pStyle w:val="PlainText"/>
        <w:rPr/>
      </w:pPr>
      <w:r>
        <w:tab/>
        <w:tab/>
        <w:tab/>
        <w:tab/>
        <w:t>fclose(fp);</w:t>
      </w:r>
    </w:p>
    <w:p>
      <w:pPr>
        <w:pStyle w:val="PlainText"/>
        <w:rPr/>
      </w:pPr>
      <w:r>
        <w:tab/>
        <w:tab/>
        <w:tab/>
        <w:tab/>
        <w:t>if((fp=fopen(fn2,"ab+"))==NULL)</w:t>
      </w:r>
    </w:p>
    <w:p>
      <w:pPr>
        <w:pStyle w:val="PlainText"/>
        <w:rPr/>
      </w:pPr>
      <w:r>
        <w:tab/>
        <w:tab/>
        <w:tab/>
        <w:tab/>
        <w:t>{</w:t>
      </w:r>
    </w:p>
    <w:p>
      <w:pPr>
        <w:pStyle w:val="PlainText"/>
        <w:rPr/>
      </w:pPr>
      <w:r>
        <w:tab/>
        <w:tab/>
        <w:tab/>
        <w:tab/>
        <w:tab/>
        <w:tab/>
        <w:t>printf("Cannot open the file f1");</w:t>
      </w:r>
    </w:p>
    <w:p>
      <w:pPr>
        <w:pStyle w:val="PlainText"/>
        <w:rPr/>
      </w:pPr>
      <w:r>
        <w:tab/>
        <w:tab/>
        <w:tab/>
        <w:tab/>
        <w:tab/>
        <w:tab/>
        <w:t>getch();</w:t>
      </w:r>
    </w:p>
    <w:p>
      <w:pPr>
        <w:pStyle w:val="PlainText"/>
        <w:rPr/>
      </w:pPr>
      <w:r>
        <w:tab/>
        <w:tab/>
        <w:tab/>
        <w:tab/>
        <w:tab/>
        <w:tab/>
        <w:t>exit(1);</w:t>
      </w:r>
    </w:p>
    <w:p>
      <w:pPr>
        <w:pStyle w:val="PlainText"/>
        <w:rPr/>
      </w:pPr>
      <w:r>
        <w:tab/>
        <w:tab/>
        <w:tab/>
        <w:tab/>
        <w:t>}</w:t>
      </w:r>
    </w:p>
    <w:p>
      <w:pPr>
        <w:pStyle w:val="PlainText"/>
        <w:rPr/>
      </w:pPr>
      <w:r>
        <w:tab/>
        <w:tab/>
        <w:tab/>
        <w:tab/>
        <w:t>fwrite(&amp;p,sizeof(p),1,fp);</w:t>
      </w:r>
    </w:p>
    <w:p>
      <w:pPr>
        <w:pStyle w:val="PlainText"/>
        <w:rPr/>
      </w:pPr>
      <w:r>
        <w:tab/>
        <w:tab/>
        <w:tab/>
        <w:tab/>
        <w:t>fclose(fp);</w:t>
      </w:r>
    </w:p>
    <w:p>
      <w:pPr>
        <w:pStyle w:val="PlainText"/>
        <w:rPr/>
      </w:pPr>
    </w:p>
    <w:p>
      <w:pPr>
        <w:pStyle w:val="PlainText"/>
        <w:rPr/>
      </w:pPr>
    </w:p>
    <w:p>
      <w:pPr>
        <w:pStyle w:val="PlainText"/>
        <w:rPr/>
      </w:pPr>
      <w:r>
        <w:tab/>
        <w:tab/>
        <w:tab/>
        <w:t>}</w:t>
      </w:r>
    </w:p>
    <w:p>
      <w:pPr>
        <w:pStyle w:val="PlainText"/>
        <w:rPr/>
      </w:pPr>
      <w:r>
        <w:tab/>
        <w:tab/>
        <w:tab/>
        <w:t>else if(c=='e')</w:t>
      </w:r>
    </w:p>
    <w:p>
      <w:pPr>
        <w:pStyle w:val="PlainText"/>
        <w:rPr/>
      </w:pPr>
      <w:r>
        <w:tab/>
        <w:tab/>
        <w:tab/>
        <w:t xml:space="preserve">       {</w:t>
      </w:r>
    </w:p>
    <w:p>
      <w:pPr>
        <w:pStyle w:val="PlainText"/>
        <w:rPr/>
      </w:pPr>
      <w:r>
        <w:tab/>
        <w:tab/>
        <w:tab/>
        <w:tab/>
        <w:t xml:space="preserve"> clrscr();</w:t>
      </w:r>
    </w:p>
    <w:p>
      <w:pPr>
        <w:pStyle w:val="PlainText"/>
        <w:rPr/>
      </w:pPr>
      <w:r>
        <w:tab/>
        <w:tab/>
        <w:tab/>
        <w:tab/>
        <w:t xml:space="preserve"> mainscreen();</w:t>
      </w:r>
    </w:p>
    <w:p>
      <w:pPr>
        <w:pStyle w:val="PlainText"/>
        <w:rPr/>
      </w:pPr>
      <w:r>
        <w:tab/>
        <w:tab/>
        <w:tab/>
        <w:tab/>
        <w:t xml:space="preserve"> textcolor(11);</w:t>
      </w:r>
    </w:p>
    <w:p>
      <w:pPr>
        <w:pStyle w:val="PlainText"/>
        <w:rPr/>
      </w:pPr>
      <w:r>
        <w:tab/>
        <w:tab/>
        <w:tab/>
        <w:tab/>
        <w:t xml:space="preserve"> gotoxy(23,11);</w:t>
      </w:r>
    </w:p>
    <w:p>
      <w:pPr>
        <w:pStyle w:val="PlainText"/>
        <w:rPr/>
      </w:pPr>
      <w:r>
        <w:tab/>
        <w:tab/>
        <w:tab/>
        <w:tab/>
        <w:t xml:space="preserve"> cprintf("ADDING NEW EMERGENCY PATIENT RECORD");</w:t>
      </w:r>
    </w:p>
    <w:p>
      <w:pPr>
        <w:pStyle w:val="PlainText"/>
        <w:rPr/>
      </w:pPr>
      <w:r>
        <w:tab/>
        <w:tab/>
        <w:tab/>
        <w:tab/>
        <w:t xml:space="preserve"> textcolor(15);</w:t>
      </w:r>
    </w:p>
    <w:p>
      <w:pPr>
        <w:pStyle w:val="PlainText"/>
        <w:rPr/>
      </w:pPr>
      <w:r>
        <w:tab/>
        <w:tab/>
        <w:tab/>
        <w:tab/>
        <w:t xml:space="preserve"> gotoxy(23,12);</w:t>
      </w:r>
    </w:p>
    <w:p>
      <w:pPr>
        <w:pStyle w:val="PlainText"/>
        <w:rPr/>
      </w:pPr>
      <w:r>
        <w:tab/>
        <w:tab/>
        <w:tab/>
        <w:tab/>
        <w:t xml:space="preserve"> cprintf("~~~~~~~~~~~~~~~~~~~~~~~~~~~~~~~~~~~~");</w:t>
      </w:r>
    </w:p>
    <w:p>
      <w:pPr>
        <w:pStyle w:val="PlainText"/>
        <w:rPr/>
      </w:pPr>
      <w:r>
        <w:tab/>
        <w:tab/>
        <w:tab/>
        <w:tab/>
        <w:t xml:space="preserve"> newrecord(s);</w:t>
      </w:r>
    </w:p>
    <w:p>
      <w:pPr>
        <w:pStyle w:val="PlainText"/>
        <w:rPr/>
      </w:pPr>
      <w:r>
        <w:tab/>
        <w:tab/>
        <w:tab/>
        <w:tab/>
        <w:t xml:space="preserve"> newrecord1();</w:t>
      </w:r>
    </w:p>
    <w:p>
      <w:pPr>
        <w:pStyle w:val="PlainText"/>
        <w:rPr/>
      </w:pPr>
      <w:r>
        <w:tab/>
        <w:tab/>
        <w:tab/>
        <w:tab/>
        <w:t xml:space="preserve"> if((fp=fopen(fn1,"ab+"))==NULL)</w:t>
      </w:r>
    </w:p>
    <w:p>
      <w:pPr>
        <w:pStyle w:val="PlainText"/>
        <w:rPr/>
      </w:pPr>
      <w:r>
        <w:tab/>
        <w:tab/>
        <w:tab/>
        <w:tab/>
        <w:tab/>
        <w:t>{</w:t>
      </w:r>
    </w:p>
    <w:p>
      <w:pPr>
        <w:pStyle w:val="PlainText"/>
        <w:rPr/>
      </w:pPr>
      <w:r>
        <w:tab/>
        <w:tab/>
        <w:tab/>
        <w:tab/>
        <w:tab/>
        <w:tab/>
        <w:t>printf("Cannot open the file f1");</w:t>
      </w:r>
    </w:p>
    <w:p>
      <w:pPr>
        <w:pStyle w:val="PlainText"/>
        <w:rPr/>
      </w:pPr>
      <w:r>
        <w:tab/>
        <w:tab/>
        <w:tab/>
        <w:tab/>
        <w:tab/>
        <w:tab/>
        <w:t>getch();</w:t>
      </w:r>
    </w:p>
    <w:p>
      <w:pPr>
        <w:pStyle w:val="PlainText"/>
        <w:rPr/>
      </w:pPr>
      <w:r>
        <w:tab/>
        <w:tab/>
        <w:tab/>
        <w:tab/>
        <w:tab/>
        <w:tab/>
        <w:t>exit(1);</w:t>
      </w:r>
    </w:p>
    <w:p>
      <w:pPr>
        <w:pStyle w:val="PlainText"/>
        <w:rPr/>
      </w:pPr>
      <w:r>
        <w:tab/>
        <w:tab/>
        <w:tab/>
        <w:tab/>
        <w:tab/>
        <w:t>}</w:t>
      </w:r>
    </w:p>
    <w:p>
      <w:pPr>
        <w:pStyle w:val="PlainText"/>
        <w:rPr/>
      </w:pPr>
      <w:r>
        <w:tab/>
        <w:tab/>
        <w:tab/>
        <w:tab/>
        <w:tab/>
        <w:t>for(a=0;a&lt;15;a++)</w:t>
      </w:r>
    </w:p>
    <w:p>
      <w:pPr>
        <w:pStyle w:val="PlainText"/>
        <w:rPr/>
      </w:pPr>
      <w:r>
        <w:tab/>
        <w:tab/>
        <w:tab/>
        <w:tab/>
        <w:tab/>
        <w:t>p.testfee[a]=0;</w:t>
      </w:r>
    </w:p>
    <w:p>
      <w:pPr>
        <w:pStyle w:val="PlainText"/>
        <w:rPr/>
      </w:pPr>
      <w:r>
        <w:tab/>
        <w:tab/>
        <w:tab/>
        <w:tab/>
        <w:tab/>
        <w:t>strcpy(&amp;p.test[1][0],"0");</w:t>
      </w:r>
    </w:p>
    <w:p>
      <w:pPr>
        <w:pStyle w:val="PlainText"/>
        <w:rPr/>
      </w:pPr>
      <w:r>
        <w:tab/>
        <w:tab/>
        <w:tab/>
        <w:tab/>
        <w:tab/>
        <w:t>p.totalfee=0;p.balance=0;</w:t>
      </w:r>
    </w:p>
    <w:p>
      <w:pPr>
        <w:pStyle w:val="PlainText"/>
        <w:rPr/>
      </w:pPr>
    </w:p>
    <w:p>
      <w:pPr>
        <w:pStyle w:val="PlainText"/>
        <w:rPr/>
      </w:pPr>
      <w:r>
        <w:tab/>
        <w:tab/>
        <w:tab/>
        <w:t xml:space="preserve">       p.totalfee=250;</w:t>
      </w:r>
    </w:p>
    <w:p>
      <w:pPr>
        <w:pStyle w:val="PlainText"/>
        <w:rPr/>
      </w:pPr>
      <w:r>
        <w:tab/>
        <w:tab/>
        <w:tab/>
        <w:t xml:space="preserve">       strcpy(p.date,date2);</w:t>
      </w:r>
    </w:p>
    <w:p>
      <w:pPr>
        <w:pStyle w:val="PlainText"/>
        <w:rPr/>
      </w:pPr>
      <w:r>
        <w:tab/>
        <w:tab/>
        <w:tab/>
        <w:t xml:space="preserve">       strcpy(&amp;p.test[0][0],"Emergency Charge");</w:t>
      </w:r>
    </w:p>
    <w:p>
      <w:pPr>
        <w:pStyle w:val="PlainText"/>
        <w:rPr/>
      </w:pPr>
      <w:r>
        <w:tab/>
        <w:tab/>
        <w:tab/>
        <w:t xml:space="preserve">       strcpy(p.category,"Emergency Patient");</w:t>
      </w:r>
    </w:p>
    <w:p>
      <w:pPr>
        <w:pStyle w:val="PlainText"/>
        <w:rPr/>
      </w:pPr>
      <w:r>
        <w:tab/>
        <w:tab/>
        <w:tab/>
        <w:t xml:space="preserve">       strcpy(p.recommendation,"Admitted to Emergency");</w:t>
      </w:r>
    </w:p>
    <w:p>
      <w:pPr>
        <w:pStyle w:val="PlainText"/>
        <w:rPr/>
      </w:pPr>
      <w:r>
        <w:tab/>
        <w:tab/>
        <w:tab/>
        <w:t xml:space="preserve">       p.testfee[0]=250;</w:t>
      </w:r>
    </w:p>
    <w:p>
      <w:pPr>
        <w:pStyle w:val="PlainText"/>
        <w:rPr/>
      </w:pPr>
      <w:r>
        <w:tab/>
        <w:tab/>
        <w:tab/>
        <w:t xml:space="preserve">       p.balance=250;</w:t>
      </w:r>
    </w:p>
    <w:p>
      <w:pPr>
        <w:pStyle w:val="PlainText"/>
        <w:rPr/>
      </w:pPr>
      <w:r>
        <w:tab/>
        <w:tab/>
        <w:tab/>
        <w:t xml:space="preserve">       fwrite(&amp;p,sizeof(p),1,fp);</w:t>
      </w:r>
    </w:p>
    <w:p>
      <w:pPr>
        <w:pStyle w:val="PlainText"/>
        <w:rPr/>
      </w:pPr>
      <w:r>
        <w:tab/>
        <w:tab/>
        <w:tab/>
        <w:t xml:space="preserve">       fclose(fp);</w:t>
      </w:r>
    </w:p>
    <w:p>
      <w:pPr>
        <w:pStyle w:val="PlainText"/>
        <w:rPr/>
      </w:pPr>
      <w:r>
        <w:tab/>
        <w:tab/>
        <w:tab/>
        <w:t xml:space="preserve">      if((fp=fopen(fn2,"ab+"))==NULL)</w:t>
      </w:r>
    </w:p>
    <w:p>
      <w:pPr>
        <w:pStyle w:val="PlainText"/>
        <w:rPr/>
      </w:pPr>
      <w:r>
        <w:tab/>
        <w:tab/>
        <w:tab/>
        <w:tab/>
        <w:t>{</w:t>
      </w:r>
    </w:p>
    <w:p>
      <w:pPr>
        <w:pStyle w:val="PlainText"/>
        <w:rPr/>
      </w:pPr>
      <w:r>
        <w:tab/>
        <w:tab/>
        <w:tab/>
        <w:tab/>
        <w:tab/>
        <w:tab/>
        <w:t>printf("Cannot open the file f1");</w:t>
      </w:r>
    </w:p>
    <w:p>
      <w:pPr>
        <w:pStyle w:val="PlainText"/>
        <w:rPr/>
      </w:pPr>
      <w:r>
        <w:tab/>
        <w:tab/>
        <w:tab/>
        <w:tab/>
        <w:tab/>
        <w:tab/>
        <w:t>getch();</w:t>
      </w:r>
    </w:p>
    <w:p>
      <w:pPr>
        <w:pStyle w:val="PlainText"/>
        <w:rPr/>
      </w:pPr>
      <w:r>
        <w:tab/>
        <w:tab/>
        <w:tab/>
        <w:tab/>
        <w:tab/>
        <w:tab/>
        <w:t>exit(1);</w:t>
      </w:r>
    </w:p>
    <w:p>
      <w:pPr>
        <w:pStyle w:val="PlainText"/>
        <w:rPr/>
      </w:pPr>
      <w:r>
        <w:tab/>
        <w:tab/>
        <w:tab/>
        <w:tab/>
        <w:t>}</w:t>
      </w:r>
    </w:p>
    <w:p>
      <w:pPr>
        <w:pStyle w:val="PlainText"/>
        <w:rPr/>
      </w:pPr>
      <w:r>
        <w:tab/>
        <w:tab/>
        <w:tab/>
        <w:tab/>
        <w:t>fwrite(&amp;p,sizeof(p),1,fp);</w:t>
      </w:r>
    </w:p>
    <w:p>
      <w:pPr>
        <w:pStyle w:val="PlainText"/>
        <w:rPr/>
      </w:pPr>
      <w:r>
        <w:tab/>
        <w:tab/>
        <w:tab/>
        <w:tab/>
        <w:t>fclose(fp);</w:t>
      </w:r>
    </w:p>
    <w:p>
      <w:pPr>
        <w:pStyle w:val="PlainText"/>
        <w:rPr/>
      </w:pPr>
    </w:p>
    <w:p>
      <w:pPr>
        <w:pStyle w:val="PlainText"/>
        <w:rPr/>
      </w:pPr>
      <w:r>
        <w:tab/>
        <w:tab/>
        <w:tab/>
        <w:t xml:space="preserve">       }</w:t>
      </w:r>
    </w:p>
    <w:p>
      <w:pPr>
        <w:pStyle w:val="PlainText"/>
        <w:rPr/>
      </w:pPr>
      <w:r>
        <w:tab/>
        <w:tab/>
        <w:tab/>
        <w:t>else</w:t>
      </w:r>
    </w:p>
    <w:p>
      <w:pPr>
        <w:pStyle w:val="PlainText"/>
        <w:rPr/>
      </w:pPr>
      <w:r>
        <w:tab/>
        <w:tab/>
        <w:tab/>
        <w:t>{</w:t>
      </w:r>
    </w:p>
    <w:p>
      <w:pPr>
        <w:pStyle w:val="PlainText"/>
        <w:rPr/>
      </w:pPr>
      <w:r>
        <w:tab/>
        <w:tab/>
        <w:tab/>
        <w:tab/>
        <w:t>clrscr();</w:t>
      </w:r>
    </w:p>
    <w:p>
      <w:pPr>
        <w:pStyle w:val="PlainText"/>
        <w:rPr/>
      </w:pPr>
      <w:r>
        <w:tab/>
        <w:tab/>
        <w:tab/>
        <w:tab/>
        <w:t>mainscreen();</w:t>
      </w:r>
    </w:p>
    <w:p>
      <w:pPr>
        <w:pStyle w:val="PlainText"/>
        <w:rPr/>
      </w:pPr>
      <w:r>
        <w:tab/>
        <w:tab/>
        <w:tab/>
        <w:tab/>
        <w:t>gotoxy(22,15);textcolor(128+5);</w:t>
      </w:r>
    </w:p>
    <w:p>
      <w:pPr>
        <w:pStyle w:val="PlainText"/>
        <w:rPr/>
      </w:pPr>
      <w:r>
        <w:tab/>
        <w:tab/>
        <w:tab/>
        <w:tab/>
        <w:t>cprintf("Wrong choice");</w:t>
      </w:r>
    </w:p>
    <w:p>
      <w:pPr>
        <w:pStyle w:val="PlainText"/>
        <w:rPr/>
      </w:pPr>
      <w:r>
        <w:tab/>
        <w:tab/>
        <w:tab/>
        <w:tab/>
        <w:t>textcolor(15);</w:t>
      </w:r>
    </w:p>
    <w:p>
      <w:pPr>
        <w:pStyle w:val="PlainText"/>
        <w:rPr/>
      </w:pPr>
      <w:r>
        <w:tab/>
        <w:tab/>
        <w:tab/>
        <w:tab/>
        <w:t>goto label;</w:t>
      </w:r>
    </w:p>
    <w:p>
      <w:pPr>
        <w:pStyle w:val="PlainText"/>
        <w:rPr/>
      </w:pPr>
      <w:r>
        <w:tab/>
        <w:tab/>
        <w:tab/>
        <w:t>}</w:t>
      </w:r>
    </w:p>
    <w:p>
      <w:pPr>
        <w:pStyle w:val="PlainText"/>
        <w:rPr/>
      </w:pPr>
      <w:r>
        <w:tab/>
        <w:tab/>
        <w:tab/>
        <w:t>break;</w:t>
      </w:r>
    </w:p>
    <w:p>
      <w:pPr>
        <w:pStyle w:val="PlainText"/>
        <w:rPr/>
      </w:pPr>
      <w:r>
        <w:tab/>
        <w:tab/>
        <w:t xml:space="preserve">      }</w:t>
      </w:r>
    </w:p>
    <w:p>
      <w:pPr>
        <w:pStyle w:val="PlainText"/>
        <w:rPr/>
      </w:pPr>
      <w:r>
        <w:tab/>
        <w:tab/>
        <w:t>case '2':</w:t>
      </w:r>
    </w:p>
    <w:p>
      <w:pPr>
        <w:pStyle w:val="PlainText"/>
        <w:rPr/>
      </w:pPr>
      <w:r>
        <w:tab/>
        <w:tab/>
        <w:t xml:space="preserve">      {</w:t>
      </w:r>
    </w:p>
    <w:p>
      <w:pPr>
        <w:pStyle w:val="PlainText"/>
        <w:rPr/>
      </w:pPr>
      <w:r>
        <w:tab/>
        <w:tab/>
        <w:t xml:space="preserve">       clrscr();</w:t>
      </w:r>
    </w:p>
    <w:p>
      <w:pPr>
        <w:pStyle w:val="PlainText"/>
        <w:rPr/>
      </w:pPr>
      <w:r>
        <w:tab/>
        <w:tab/>
        <w:t xml:space="preserve">       mainscreen();</w:t>
      </w:r>
    </w:p>
    <w:p>
      <w:pPr>
        <w:pStyle w:val="PlainText"/>
        <w:rPr/>
      </w:pPr>
      <w:r>
        <w:tab/>
        <w:tab/>
        <w:t xml:space="preserve">       editrecord();</w:t>
      </w:r>
    </w:p>
    <w:p>
      <w:pPr>
        <w:pStyle w:val="PlainText"/>
        <w:rPr/>
      </w:pPr>
      <w:r>
        <w:tab/>
        <w:tab/>
        <w:t xml:space="preserve">       break;</w:t>
      </w:r>
    </w:p>
    <w:p>
      <w:pPr>
        <w:pStyle w:val="PlainText"/>
        <w:rPr/>
      </w:pPr>
      <w:r>
        <w:tab/>
        <w:tab/>
        <w:t xml:space="preserve">      }</w:t>
      </w:r>
    </w:p>
    <w:p>
      <w:pPr>
        <w:pStyle w:val="PlainText"/>
        <w:rPr/>
      </w:pPr>
      <w:r>
        <w:tab/>
        <w:tab/>
        <w:t>case '5':</w:t>
      </w:r>
    </w:p>
    <w:p>
      <w:pPr>
        <w:pStyle w:val="PlainText"/>
        <w:rPr/>
      </w:pPr>
      <w:r>
        <w:tab/>
        <w:tab/>
        <w:t xml:space="preserve">      {</w:t>
      </w:r>
    </w:p>
    <w:p>
      <w:pPr>
        <w:pStyle w:val="PlainText"/>
        <w:rPr/>
      </w:pPr>
      <w:r>
        <w:tab/>
        <w:tab/>
        <w:tab/>
        <w:t>clrscr();</w:t>
      </w:r>
    </w:p>
    <w:p>
      <w:pPr>
        <w:pStyle w:val="PlainText"/>
        <w:rPr/>
      </w:pPr>
      <w:r>
        <w:tab/>
        <w:tab/>
        <w:tab/>
        <w:t>mainscreen();</w:t>
      </w:r>
    </w:p>
    <w:p>
      <w:pPr>
        <w:pStyle w:val="PlainText"/>
        <w:rPr/>
      </w:pPr>
      <w:r>
        <w:tab/>
        <w:tab/>
        <w:tab/>
        <w:t>textcolor(14); gotoxy(30,24);</w:t>
      </w:r>
    </w:p>
    <w:p>
      <w:pPr>
        <w:pStyle w:val="PlainText"/>
        <w:rPr/>
      </w:pPr>
      <w:r>
        <w:tab/>
        <w:tab/>
        <w:tab/>
        <w:t>cprintf("THANK U");gotoxy(30,26);</w:t>
      </w:r>
    </w:p>
    <w:p>
      <w:pPr>
        <w:pStyle w:val="PlainText"/>
        <w:rPr/>
      </w:pPr>
      <w:r>
        <w:tab/>
        <w:tab/>
        <w:t xml:space="preserve">       //</w:t>
        <w:tab/>
        <w:t>cprintf("SAVING UR SETTINGS"); gotoxy(30,28);</w:t>
      </w:r>
    </w:p>
    <w:p>
      <w:pPr>
        <w:pStyle w:val="PlainText"/>
        <w:rPr/>
      </w:pPr>
      <w:r>
        <w:tab/>
        <w:tab/>
        <w:tab/>
        <w:t>cprintf("BYE...........");</w:t>
      </w:r>
    </w:p>
    <w:p>
      <w:pPr>
        <w:pStyle w:val="PlainText"/>
        <w:rPr/>
      </w:pPr>
      <w:r>
        <w:tab/>
        <w:tab/>
        <w:tab/>
        <w:t>getch();</w:t>
      </w:r>
    </w:p>
    <w:p>
      <w:pPr>
        <w:pStyle w:val="PlainText"/>
        <w:rPr/>
      </w:pPr>
      <w:r>
        <w:tab/>
        <w:tab/>
        <w:tab/>
        <w:t>exit(1);</w:t>
      </w:r>
    </w:p>
    <w:p>
      <w:pPr>
        <w:pStyle w:val="PlainText"/>
        <w:rPr/>
      </w:pPr>
      <w:r>
        <w:tab/>
        <w:tab/>
        <w:tab/>
        <w:t>break;</w:t>
      </w:r>
    </w:p>
    <w:p>
      <w:pPr>
        <w:pStyle w:val="PlainText"/>
        <w:rPr/>
      </w:pPr>
      <w:r>
        <w:tab/>
        <w:tab/>
        <w:tab/>
        <w:t>}</w:t>
      </w:r>
    </w:p>
    <w:p>
      <w:pPr>
        <w:pStyle w:val="PlainText"/>
        <w:rPr/>
      </w:pPr>
      <w:r>
        <w:tab/>
        <w:tab/>
        <w:t>case '4':</w:t>
      </w:r>
    </w:p>
    <w:p>
      <w:pPr>
        <w:pStyle w:val="PlainText"/>
        <w:rPr/>
      </w:pPr>
      <w:r>
        <w:tab/>
        <w:tab/>
        <w:tab/>
        <w:t>{</w:t>
      </w:r>
    </w:p>
    <w:p>
      <w:pPr>
        <w:pStyle w:val="PlainText"/>
        <w:rPr/>
      </w:pPr>
      <w:r>
        <w:tab/>
        <w:tab/>
        <w:tab/>
        <w:tab/>
        <w:t>if((fp=fopen(fn1,"rb"))==NULL)</w:t>
      </w:r>
    </w:p>
    <w:p>
      <w:pPr>
        <w:pStyle w:val="PlainText"/>
        <w:rPr/>
      </w:pPr>
      <w:r>
        <w:tab/>
        <w:tab/>
        <w:tab/>
        <w:tab/>
        <w:t>{</w:t>
      </w:r>
    </w:p>
    <w:p>
      <w:pPr>
        <w:pStyle w:val="PlainText"/>
        <w:rPr/>
      </w:pPr>
      <w:r>
        <w:tab/>
        <w:tab/>
        <w:tab/>
        <w:tab/>
        <w:tab/>
        <w:t>printf("cannot open the file");</w:t>
      </w:r>
    </w:p>
    <w:p>
      <w:pPr>
        <w:pStyle w:val="PlainText"/>
        <w:rPr/>
      </w:pPr>
      <w:r>
        <w:tab/>
        <w:tab/>
        <w:tab/>
        <w:tab/>
        <w:tab/>
        <w:t>getch();</w:t>
      </w:r>
    </w:p>
    <w:p>
      <w:pPr>
        <w:pStyle w:val="PlainText"/>
        <w:rPr/>
      </w:pPr>
      <w:r>
        <w:tab/>
        <w:tab/>
        <w:tab/>
        <w:tab/>
        <w:tab/>
        <w:t>exit(1);</w:t>
      </w:r>
    </w:p>
    <w:p>
      <w:pPr>
        <w:pStyle w:val="PlainText"/>
        <w:rPr/>
      </w:pPr>
      <w:r>
        <w:tab/>
        <w:tab/>
        <w:tab/>
        <w:tab/>
        <w:t>}</w:t>
      </w:r>
    </w:p>
    <w:p>
      <w:pPr>
        <w:pStyle w:val="PlainText"/>
        <w:rPr/>
      </w:pPr>
    </w:p>
    <w:p>
      <w:pPr>
        <w:pStyle w:val="PlainText"/>
        <w:rPr/>
      </w:pPr>
      <w:r>
        <w:tab/>
        <w:tab/>
        <w:tab/>
        <w:tab/>
        <w:t>if((f1=fopen("delete","wb"))==NULL)</w:t>
      </w:r>
    </w:p>
    <w:p>
      <w:pPr>
        <w:pStyle w:val="PlainText"/>
        <w:rPr/>
      </w:pPr>
      <w:r>
        <w:tab/>
        <w:tab/>
        <w:tab/>
        <w:tab/>
        <w:t>{</w:t>
      </w:r>
    </w:p>
    <w:p>
      <w:pPr>
        <w:pStyle w:val="PlainText"/>
        <w:rPr/>
      </w:pPr>
      <w:r>
        <w:tab/>
        <w:tab/>
        <w:tab/>
        <w:tab/>
        <w:tab/>
        <w:t>printf("cannot open the file");</w:t>
      </w:r>
    </w:p>
    <w:p>
      <w:pPr>
        <w:pStyle w:val="PlainText"/>
        <w:rPr/>
      </w:pPr>
      <w:r>
        <w:tab/>
        <w:tab/>
        <w:tab/>
        <w:tab/>
        <w:tab/>
        <w:t>getch();</w:t>
      </w:r>
    </w:p>
    <w:p>
      <w:pPr>
        <w:pStyle w:val="PlainText"/>
        <w:rPr/>
      </w:pPr>
      <w:r>
        <w:tab/>
        <w:tab/>
        <w:tab/>
        <w:tab/>
        <w:tab/>
        <w:t>exit(1);</w:t>
      </w:r>
    </w:p>
    <w:p>
      <w:pPr>
        <w:pStyle w:val="PlainText"/>
        <w:rPr/>
      </w:pPr>
      <w:r>
        <w:tab/>
        <w:tab/>
        <w:tab/>
        <w:tab/>
        <w:t>}</w:t>
      </w:r>
    </w:p>
    <w:p>
      <w:pPr>
        <w:pStyle w:val="PlainText"/>
        <w:rPr/>
      </w:pPr>
    </w:p>
    <w:p>
      <w:pPr>
        <w:pStyle w:val="PlainText"/>
        <w:rPr/>
      </w:pPr>
      <w:r>
        <w:tab/>
        <w:tab/>
        <w:tab/>
        <w:tab/>
        <w:t>clrscr();</w:t>
      </w:r>
    </w:p>
    <w:p>
      <w:pPr>
        <w:pStyle w:val="PlainText"/>
        <w:rPr/>
      </w:pPr>
      <w:r>
        <w:tab/>
        <w:tab/>
        <w:tab/>
        <w:tab/>
        <w:t>mainscreen();</w:t>
      </w:r>
    </w:p>
    <w:p>
      <w:pPr>
        <w:pStyle w:val="PlainText"/>
        <w:rPr/>
      </w:pPr>
      <w:r>
        <w:tab/>
        <w:tab/>
        <w:tab/>
        <w:tab/>
        <w:t>gotoxy(30,25);</w:t>
      </w:r>
    </w:p>
    <w:p>
      <w:pPr>
        <w:pStyle w:val="PlainText"/>
        <w:rPr/>
      </w:pPr>
      <w:r>
        <w:tab/>
        <w:tab/>
        <w:tab/>
        <w:tab/>
        <w:t>cprintf("Enter the patient no");</w:t>
      </w:r>
    </w:p>
    <w:p>
      <w:pPr>
        <w:pStyle w:val="PlainText"/>
        <w:rPr/>
      </w:pPr>
      <w:r>
        <w:tab/>
        <w:tab/>
        <w:tab/>
        <w:tab/>
        <w:t>gotoxy(40,27);</w:t>
      </w:r>
    </w:p>
    <w:p>
      <w:pPr>
        <w:pStyle w:val="PlainText"/>
        <w:rPr/>
      </w:pPr>
      <w:r>
        <w:tab/>
        <w:tab/>
        <w:tab/>
        <w:t xml:space="preserve">       fflush(stdin);</w:t>
      </w:r>
    </w:p>
    <w:p>
      <w:pPr>
        <w:pStyle w:val="PlainText"/>
        <w:rPr/>
      </w:pPr>
      <w:r>
        <w:tab/>
        <w:tab/>
        <w:tab/>
        <w:tab/>
        <w:t>scanf("%d",&amp;y);</w:t>
      </w:r>
    </w:p>
    <w:p>
      <w:pPr>
        <w:pStyle w:val="PlainText"/>
        <w:rPr/>
      </w:pPr>
      <w:r>
        <w:tab/>
        <w:tab/>
        <w:tab/>
        <w:tab/>
        <w:t>while(fread(&amp;p,sizeof(alka),1,fp))</w:t>
      </w:r>
    </w:p>
    <w:p>
      <w:pPr>
        <w:pStyle w:val="PlainText"/>
        <w:rPr/>
      </w:pPr>
      <w:r>
        <w:tab/>
        <w:tab/>
        <w:tab/>
        <w:tab/>
        <w:tab/>
        <w:t>if(p.sn!=y)</w:t>
      </w:r>
    </w:p>
    <w:p>
      <w:pPr>
        <w:pStyle w:val="PlainText"/>
        <w:rPr/>
      </w:pPr>
      <w:r>
        <w:tab/>
        <w:tab/>
        <w:tab/>
        <w:tab/>
        <w:tab/>
        <w:t>fwrite(&amp;p,sizeof(alka),1,f1);</w:t>
      </w:r>
    </w:p>
    <w:p>
      <w:pPr>
        <w:pStyle w:val="PlainText"/>
        <w:rPr/>
      </w:pPr>
      <w:r>
        <w:tab/>
        <w:tab/>
        <w:tab/>
        <w:tab/>
        <w:t>clrscr();</w:t>
      </w:r>
    </w:p>
    <w:p>
      <w:pPr>
        <w:pStyle w:val="PlainText"/>
        <w:rPr/>
      </w:pPr>
      <w:r>
        <w:tab/>
        <w:tab/>
        <w:tab/>
        <w:tab/>
        <w:t>mainscreen();</w:t>
      </w:r>
    </w:p>
    <w:p>
      <w:pPr>
        <w:pStyle w:val="PlainText"/>
        <w:rPr/>
      </w:pPr>
      <w:r>
        <w:tab/>
        <w:tab/>
        <w:tab/>
        <w:tab/>
        <w:t>fseek(fp,(y-1)*sizeof(alka),SEEK_SET);</w:t>
      </w:r>
    </w:p>
    <w:p>
      <w:pPr>
        <w:pStyle w:val="PlainText"/>
        <w:rPr/>
      </w:pPr>
      <w:r>
        <w:tab/>
        <w:tab/>
        <w:tab/>
        <w:tab/>
        <w:t>fread(&amp;p,sizeof(alka),1,fp);</w:t>
      </w:r>
    </w:p>
    <w:p>
      <w:pPr>
        <w:pStyle w:val="PlainText"/>
        <w:rPr/>
      </w:pPr>
      <w:r>
        <w:tab/>
        <w:tab/>
        <w:tab/>
        <w:tab/>
        <w:t>print();</w:t>
      </w:r>
    </w:p>
    <w:p>
      <w:pPr>
        <w:pStyle w:val="PlainText"/>
        <w:rPr/>
      </w:pPr>
      <w:r>
        <w:tab/>
        <w:tab/>
        <w:tab/>
        <w:tab/>
        <w:t>edit1();</w:t>
      </w:r>
    </w:p>
    <w:p>
      <w:pPr>
        <w:pStyle w:val="PlainText"/>
        <w:rPr/>
      </w:pPr>
      <w:r>
        <w:tab/>
        <w:tab/>
        <w:tab/>
        <w:tab/>
        <w:t>gotoxy(25,46);</w:t>
      </w:r>
    </w:p>
    <w:p>
      <w:pPr>
        <w:pStyle w:val="PlainText"/>
        <w:rPr/>
      </w:pPr>
      <w:r>
        <w:tab/>
        <w:tab/>
        <w:tab/>
        <w:tab/>
        <w:t>cprintf("Press `ENTER' to delete this record");</w:t>
      </w:r>
    </w:p>
    <w:p>
      <w:pPr>
        <w:pStyle w:val="PlainText"/>
        <w:rPr/>
      </w:pPr>
      <w:r>
        <w:tab/>
        <w:tab/>
        <w:tab/>
        <w:tab/>
        <w:t>getch();</w:t>
      </w:r>
    </w:p>
    <w:p>
      <w:pPr>
        <w:pStyle w:val="PlainText"/>
        <w:rPr/>
      </w:pPr>
      <w:r>
        <w:tab/>
        <w:tab/>
        <w:tab/>
        <w:tab/>
        <w:t>fclose(fp);</w:t>
      </w:r>
    </w:p>
    <w:p>
      <w:pPr>
        <w:pStyle w:val="PlainText"/>
        <w:rPr/>
      </w:pPr>
      <w:r>
        <w:tab/>
        <w:tab/>
        <w:tab/>
        <w:tab/>
        <w:t>fclose(f1);</w:t>
      </w:r>
    </w:p>
    <w:p>
      <w:pPr>
        <w:pStyle w:val="PlainText"/>
        <w:rPr/>
      </w:pPr>
      <w:r>
        <w:tab/>
        <w:tab/>
        <w:tab/>
        <w:tab/>
        <w:t>remove(fn1);</w:t>
      </w:r>
    </w:p>
    <w:p>
      <w:pPr>
        <w:pStyle w:val="PlainText"/>
        <w:rPr/>
      </w:pPr>
      <w:r>
        <w:tab/>
        <w:tab/>
        <w:tab/>
        <w:tab/>
        <w:t>rename("delete",fn1);</w:t>
      </w:r>
    </w:p>
    <w:p>
      <w:pPr>
        <w:pStyle w:val="PlainText"/>
        <w:rPr/>
      </w:pPr>
    </w:p>
    <w:p>
      <w:pPr>
        <w:pStyle w:val="PlainText"/>
        <w:rPr/>
      </w:pPr>
      <w:r>
        <w:tab/>
        <w:tab/>
        <w:tab/>
        <w:tab/>
        <w:t>if((fp=fopen(fn2,"rb"))==NULL)</w:t>
      </w:r>
    </w:p>
    <w:p>
      <w:pPr>
        <w:pStyle w:val="PlainText"/>
        <w:rPr/>
      </w:pPr>
      <w:r>
        <w:tab/>
        <w:tab/>
        <w:tab/>
        <w:tab/>
        <w:t>{</w:t>
      </w:r>
    </w:p>
    <w:p>
      <w:pPr>
        <w:pStyle w:val="PlainText"/>
        <w:rPr/>
      </w:pPr>
      <w:r>
        <w:tab/>
        <w:tab/>
        <w:tab/>
        <w:tab/>
        <w:tab/>
        <w:t>printf("cannot open the file");</w:t>
      </w:r>
    </w:p>
    <w:p>
      <w:pPr>
        <w:pStyle w:val="PlainText"/>
        <w:rPr/>
      </w:pPr>
      <w:r>
        <w:tab/>
        <w:tab/>
        <w:tab/>
        <w:tab/>
        <w:tab/>
        <w:t>getch();</w:t>
      </w:r>
    </w:p>
    <w:p>
      <w:pPr>
        <w:pStyle w:val="PlainText"/>
        <w:rPr/>
      </w:pPr>
      <w:r>
        <w:tab/>
        <w:tab/>
        <w:tab/>
        <w:tab/>
        <w:tab/>
        <w:t>exit(1);</w:t>
      </w:r>
    </w:p>
    <w:p>
      <w:pPr>
        <w:pStyle w:val="PlainText"/>
        <w:rPr/>
      </w:pPr>
      <w:r>
        <w:tab/>
        <w:tab/>
        <w:tab/>
        <w:tab/>
        <w:t>}</w:t>
      </w:r>
    </w:p>
    <w:p>
      <w:pPr>
        <w:pStyle w:val="PlainText"/>
        <w:rPr/>
      </w:pPr>
    </w:p>
    <w:p>
      <w:pPr>
        <w:pStyle w:val="PlainText"/>
        <w:rPr/>
      </w:pPr>
      <w:r>
        <w:tab/>
        <w:tab/>
        <w:tab/>
        <w:tab/>
        <w:t>if((f1=fopen("delete","wb"))==NULL)</w:t>
      </w:r>
    </w:p>
    <w:p>
      <w:pPr>
        <w:pStyle w:val="PlainText"/>
        <w:rPr/>
      </w:pPr>
      <w:r>
        <w:tab/>
        <w:tab/>
        <w:tab/>
        <w:tab/>
        <w:t>{</w:t>
      </w:r>
    </w:p>
    <w:p>
      <w:pPr>
        <w:pStyle w:val="PlainText"/>
        <w:rPr/>
      </w:pPr>
      <w:r>
        <w:tab/>
        <w:tab/>
        <w:tab/>
        <w:tab/>
        <w:tab/>
        <w:t>printf("cannot open the file");</w:t>
      </w:r>
    </w:p>
    <w:p>
      <w:pPr>
        <w:pStyle w:val="PlainText"/>
        <w:rPr/>
      </w:pPr>
      <w:r>
        <w:tab/>
        <w:tab/>
        <w:tab/>
        <w:tab/>
        <w:tab/>
        <w:t>getch();</w:t>
      </w:r>
    </w:p>
    <w:p>
      <w:pPr>
        <w:pStyle w:val="PlainText"/>
        <w:rPr/>
      </w:pPr>
      <w:r>
        <w:tab/>
        <w:tab/>
        <w:tab/>
        <w:tab/>
        <w:tab/>
        <w:t>exit(1);</w:t>
      </w:r>
    </w:p>
    <w:p>
      <w:pPr>
        <w:pStyle w:val="PlainText"/>
        <w:rPr/>
      </w:pPr>
      <w:r>
        <w:tab/>
        <w:tab/>
        <w:tab/>
        <w:tab/>
        <w:t>}</w:t>
      </w:r>
    </w:p>
    <w:p>
      <w:pPr>
        <w:pStyle w:val="PlainText"/>
        <w:rPr/>
      </w:pPr>
      <w:r>
        <w:tab/>
        <w:tab/>
        <w:tab/>
        <w:tab/>
        <w:t>while(fread(&amp;p,sizeof(alka),1,fp))</w:t>
      </w:r>
    </w:p>
    <w:p>
      <w:pPr>
        <w:pStyle w:val="PlainText"/>
        <w:rPr/>
      </w:pPr>
      <w:r>
        <w:tab/>
        <w:tab/>
        <w:tab/>
        <w:tab/>
        <w:tab/>
        <w:t>if(p.sn!=y)</w:t>
      </w:r>
    </w:p>
    <w:p>
      <w:pPr>
        <w:pStyle w:val="PlainText"/>
        <w:rPr/>
      </w:pPr>
      <w:r>
        <w:tab/>
        <w:tab/>
        <w:tab/>
        <w:tab/>
        <w:tab/>
        <w:t>fwrite(&amp;p,sizeof(alka),1,f1);</w:t>
      </w:r>
    </w:p>
    <w:p>
      <w:pPr>
        <w:pStyle w:val="PlainText"/>
        <w:rPr/>
      </w:pPr>
    </w:p>
    <w:p>
      <w:pPr>
        <w:pStyle w:val="PlainText"/>
        <w:rPr/>
      </w:pPr>
    </w:p>
    <w:p>
      <w:pPr>
        <w:pStyle w:val="PlainText"/>
        <w:rPr/>
      </w:pPr>
    </w:p>
    <w:p>
      <w:pPr>
        <w:pStyle w:val="PlainText"/>
        <w:rPr/>
      </w:pPr>
      <w:r>
        <w:tab/>
        <w:tab/>
        <w:tab/>
        <w:tab/>
        <w:t>fclose(fp);</w:t>
      </w:r>
    </w:p>
    <w:p>
      <w:pPr>
        <w:pStyle w:val="PlainText"/>
        <w:rPr/>
      </w:pPr>
      <w:r>
        <w:tab/>
        <w:tab/>
        <w:tab/>
        <w:tab/>
        <w:t>fclose(f1);</w:t>
      </w:r>
    </w:p>
    <w:p>
      <w:pPr>
        <w:pStyle w:val="PlainText"/>
        <w:rPr/>
      </w:pPr>
      <w:r>
        <w:tab/>
        <w:tab/>
        <w:tab/>
        <w:tab/>
        <w:t>remove(fn2);</w:t>
      </w:r>
    </w:p>
    <w:p>
      <w:pPr>
        <w:pStyle w:val="PlainText"/>
        <w:rPr/>
      </w:pPr>
      <w:r>
        <w:tab/>
        <w:tab/>
        <w:tab/>
        <w:tab/>
        <w:t>rename("delete",fn2);</w:t>
      </w:r>
    </w:p>
    <w:p>
      <w:pPr>
        <w:pStyle w:val="PlainText"/>
        <w:rPr/>
      </w:pPr>
      <w:r>
        <w:tab/>
        <w:tab/>
        <w:tab/>
        <w:tab/>
        <w:t>clrscr();</w:t>
      </w:r>
    </w:p>
    <w:p>
      <w:pPr>
        <w:pStyle w:val="PlainText"/>
        <w:rPr/>
      </w:pPr>
      <w:r>
        <w:tab/>
        <w:tab/>
        <w:tab/>
        <w:tab/>
        <w:t>mainscreen();</w:t>
      </w:r>
    </w:p>
    <w:p>
      <w:pPr>
        <w:pStyle w:val="PlainText"/>
        <w:rPr/>
      </w:pPr>
      <w:r>
        <w:tab/>
        <w:tab/>
        <w:tab/>
        <w:tab/>
        <w:t>gotoxy(25,25);textcolor(3);</w:t>
      </w:r>
    </w:p>
    <w:p>
      <w:pPr>
        <w:pStyle w:val="PlainText"/>
        <w:rPr/>
      </w:pPr>
      <w:r>
        <w:tab/>
        <w:tab/>
        <w:tab/>
        <w:tab/>
        <w:t>cprintf("Record succesfully Deleted");</w:t>
      </w:r>
    </w:p>
    <w:p>
      <w:pPr>
        <w:pStyle w:val="PlainText"/>
        <w:rPr/>
      </w:pPr>
      <w:r>
        <w:tab/>
        <w:tab/>
        <w:tab/>
        <w:tab/>
        <w:t>getch();</w:t>
      </w:r>
    </w:p>
    <w:p>
      <w:pPr>
        <w:pStyle w:val="PlainText"/>
        <w:rPr/>
      </w:pPr>
      <w:r>
        <w:tab/>
        <w:tab/>
        <w:tab/>
        <w:tab/>
        <w:t>gotoxy(37,30);</w:t>
      </w:r>
    </w:p>
    <w:p>
      <w:pPr>
        <w:pStyle w:val="PlainText"/>
        <w:rPr/>
      </w:pPr>
      <w:r>
        <w:tab/>
        <w:tab/>
        <w:tab/>
        <w:tab/>
        <w:t>break;</w:t>
      </w:r>
    </w:p>
    <w:p>
      <w:pPr>
        <w:pStyle w:val="PlainText"/>
        <w:rPr/>
      </w:pPr>
      <w:r>
        <w:tab/>
        <w:tab/>
        <w:tab/>
        <w:t>}</w:t>
      </w:r>
    </w:p>
    <w:p>
      <w:pPr>
        <w:pStyle w:val="PlainText"/>
        <w:rPr/>
      </w:pPr>
    </w:p>
    <w:p>
      <w:pPr>
        <w:pStyle w:val="PlainText"/>
        <w:rPr/>
      </w:pPr>
    </w:p>
    <w:p>
      <w:pPr>
        <w:pStyle w:val="PlainText"/>
        <w:rPr/>
      </w:pPr>
      <w:r>
        <w:tab/>
        <w:tab/>
        <w:t>case '3':</w:t>
      </w:r>
    </w:p>
    <w:p>
      <w:pPr>
        <w:pStyle w:val="PlainText"/>
        <w:rPr/>
      </w:pPr>
      <w:r>
        <w:tab/>
        <w:tab/>
        <w:tab/>
        <w:t>{       label6:</w:t>
      </w:r>
    </w:p>
    <w:p>
      <w:pPr>
        <w:pStyle w:val="PlainText"/>
        <w:rPr/>
      </w:pPr>
      <w:r>
        <w:tab/>
        <w:tab/>
        <w:tab/>
        <w:tab/>
        <w:t>clrscr();</w:t>
      </w:r>
    </w:p>
    <w:p>
      <w:pPr>
        <w:pStyle w:val="PlainText"/>
        <w:rPr/>
      </w:pPr>
      <w:r>
        <w:tab/>
        <w:tab/>
        <w:tab/>
        <w:tab/>
        <w:t>mainscreen();</w:t>
      </w:r>
    </w:p>
    <w:p>
      <w:pPr>
        <w:pStyle w:val="PlainText"/>
        <w:rPr/>
      </w:pPr>
      <w:r>
        <w:tab/>
        <w:tab/>
        <w:tab/>
        <w:tab/>
        <w:t>gotoxy(22,15);textcolor(12);</w:t>
      </w:r>
    </w:p>
    <w:p>
      <w:pPr>
        <w:pStyle w:val="PlainText"/>
        <w:rPr/>
      </w:pPr>
      <w:r>
        <w:tab/>
        <w:tab/>
        <w:tab/>
        <w:tab/>
        <w:t>cprintf("Enter the corresponding no");gotoxy(22,19);textcolor(3);</w:t>
      </w:r>
    </w:p>
    <w:p>
      <w:pPr>
        <w:pStyle w:val="PlainText"/>
        <w:rPr/>
      </w:pPr>
      <w:r>
        <w:tab/>
        <w:tab/>
        <w:tab/>
        <w:tab/>
        <w:t>cprintf("1.Records of patients in alphabatecal order");gotoxy(22,21);</w:t>
      </w:r>
    </w:p>
    <w:p>
      <w:pPr>
        <w:pStyle w:val="PlainText"/>
        <w:rPr/>
      </w:pPr>
      <w:r>
        <w:tab/>
        <w:tab/>
        <w:tab/>
        <w:tab/>
        <w:t>cprintf("2.Records of Emergency patients");gotoxy(22,23);</w:t>
      </w:r>
    </w:p>
    <w:p>
      <w:pPr>
        <w:pStyle w:val="PlainText"/>
        <w:rPr/>
      </w:pPr>
      <w:r>
        <w:tab/>
        <w:tab/>
        <w:tab/>
        <w:tab/>
        <w:t>cprintf("3.Records of O.P.D. patients");gotoxy(22,25);</w:t>
      </w:r>
    </w:p>
    <w:p>
      <w:pPr>
        <w:pStyle w:val="PlainText"/>
        <w:rPr/>
      </w:pPr>
      <w:r>
        <w:tab/>
        <w:tab/>
        <w:tab/>
        <w:tab/>
        <w:t>cprintf("4.Recordsin paricular date");gotoxy(22,27);</w:t>
      </w:r>
    </w:p>
    <w:p>
      <w:pPr>
        <w:pStyle w:val="PlainText"/>
        <w:rPr/>
      </w:pPr>
      <w:r>
        <w:tab/>
        <w:tab/>
        <w:tab/>
        <w:tab/>
        <w:t>cprintf("5.Return to main menu");gotoxy(25,30);</w:t>
      </w:r>
    </w:p>
    <w:p>
      <w:pPr>
        <w:pStyle w:val="PlainText"/>
        <w:rPr/>
      </w:pPr>
      <w:r>
        <w:tab/>
        <w:tab/>
        <w:tab/>
        <w:tab/>
        <w:t>fflush(stdin);</w:t>
      </w:r>
    </w:p>
    <w:p>
      <w:pPr>
        <w:pStyle w:val="PlainText"/>
        <w:rPr/>
      </w:pPr>
      <w:r>
        <w:tab/>
        <w:tab/>
        <w:tab/>
        <w:tab/>
        <w:t>scanf("%c",&amp;d);</w:t>
      </w:r>
    </w:p>
    <w:p>
      <w:pPr>
        <w:pStyle w:val="PlainText"/>
        <w:rPr/>
      </w:pPr>
      <w:r>
        <w:tab/>
        <w:tab/>
        <w:tab/>
        <w:tab/>
        <w:t>switch(d)</w:t>
      </w:r>
    </w:p>
    <w:p>
      <w:pPr>
        <w:pStyle w:val="PlainText"/>
        <w:rPr/>
      </w:pPr>
      <w:r>
        <w:tab/>
        <w:tab/>
        <w:tab/>
        <w:tab/>
        <w:t>{</w:t>
      </w:r>
    </w:p>
    <w:p>
      <w:pPr>
        <w:pStyle w:val="PlainText"/>
        <w:rPr/>
      </w:pPr>
      <w:r>
        <w:tab/>
        <w:tab/>
        <w:tab/>
        <w:tab/>
        <w:t>case '1':</w:t>
      </w:r>
    </w:p>
    <w:p>
      <w:pPr>
        <w:pStyle w:val="PlainText"/>
        <w:rPr/>
      </w:pPr>
      <w:r>
        <w:tab/>
        <w:tab/>
        <w:tab/>
        <w:tab/>
        <w:tab/>
        <w:t>{</w:t>
      </w:r>
    </w:p>
    <w:p>
      <w:pPr>
        <w:pStyle w:val="PlainText"/>
        <w:rPr/>
      </w:pPr>
      <w:r>
        <w:tab/>
        <w:tab/>
        <w:tab/>
        <w:tab/>
        <w:tab/>
        <w:t xml:space="preserve"> if((fp=fopen(fn2,"rb+"))==NULL)</w:t>
      </w:r>
    </w:p>
    <w:p>
      <w:pPr>
        <w:pStyle w:val="PlainText"/>
        <w:rPr/>
      </w:pPr>
      <w:r>
        <w:tab/>
        <w:tab/>
        <w:tab/>
        <w:tab/>
        <w:tab/>
        <w:t xml:space="preserve">      {</w:t>
      </w:r>
    </w:p>
    <w:p>
      <w:pPr>
        <w:pStyle w:val="PlainText"/>
        <w:rPr/>
      </w:pPr>
      <w:r>
        <w:tab/>
        <w:tab/>
        <w:tab/>
        <w:tab/>
        <w:tab/>
        <w:tab/>
        <w:t>printf("Cannot open the file");</w:t>
      </w:r>
    </w:p>
    <w:p>
      <w:pPr>
        <w:pStyle w:val="PlainText"/>
        <w:rPr/>
      </w:pPr>
      <w:r>
        <w:tab/>
        <w:tab/>
        <w:tab/>
        <w:tab/>
        <w:tab/>
        <w:tab/>
        <w:t>getch();</w:t>
      </w:r>
    </w:p>
    <w:p>
      <w:pPr>
        <w:pStyle w:val="PlainText"/>
        <w:rPr/>
      </w:pPr>
      <w:r>
        <w:tab/>
        <w:tab/>
        <w:tab/>
        <w:tab/>
        <w:tab/>
        <w:tab/>
        <w:t>exit(1);</w:t>
      </w:r>
    </w:p>
    <w:p>
      <w:pPr>
        <w:pStyle w:val="PlainText"/>
        <w:rPr/>
      </w:pPr>
      <w:r>
        <w:tab/>
        <w:tab/>
        <w:tab/>
        <w:tab/>
        <w:tab/>
        <w:t xml:space="preserve">      }</w:t>
      </w:r>
    </w:p>
    <w:p>
      <w:pPr>
        <w:pStyle w:val="PlainText"/>
        <w:rPr/>
      </w:pPr>
      <w:r>
        <w:tab/>
        <w:tab/>
        <w:tab/>
        <w:tab/>
        <w:tab/>
        <w:t xml:space="preserve"> fseek(fp,0,SEEK_END);</w:t>
      </w:r>
    </w:p>
    <w:p>
      <w:pPr>
        <w:pStyle w:val="PlainText"/>
        <w:rPr/>
      </w:pPr>
      <w:r>
        <w:tab/>
        <w:tab/>
        <w:tab/>
        <w:tab/>
        <w:tab/>
        <w:t xml:space="preserve"> tsz=ftell(fp);</w:t>
      </w:r>
    </w:p>
    <w:p>
      <w:pPr>
        <w:pStyle w:val="PlainText"/>
        <w:rPr/>
      </w:pPr>
      <w:r>
        <w:tab/>
        <w:tab/>
        <w:tab/>
        <w:tab/>
        <w:tab/>
        <w:t xml:space="preserve"> n=(int)(tsz/sizeof(alka));</w:t>
      </w:r>
    </w:p>
    <w:p>
      <w:pPr>
        <w:pStyle w:val="PlainText"/>
        <w:rPr/>
      </w:pPr>
      <w:r>
        <w:tab/>
        <w:tab/>
        <w:tab/>
        <w:tab/>
        <w:tab/>
        <w:t xml:space="preserve"> for(i=0;i&lt;(n-1);i++)</w:t>
      </w:r>
    </w:p>
    <w:p>
      <w:pPr>
        <w:pStyle w:val="PlainText"/>
        <w:rPr/>
      </w:pPr>
      <w:r>
        <w:tab/>
        <w:tab/>
        <w:tab/>
        <w:tab/>
        <w:tab/>
        <w:t xml:space="preserve"> {</w:t>
      </w:r>
    </w:p>
    <w:p>
      <w:pPr>
        <w:pStyle w:val="PlainText"/>
        <w:rPr/>
      </w:pPr>
      <w:r>
        <w:tab/>
        <w:tab/>
        <w:tab/>
        <w:tab/>
        <w:tab/>
        <w:tab/>
        <w:t>for(a=i+1;a&lt;n;a++)</w:t>
      </w:r>
    </w:p>
    <w:p>
      <w:pPr>
        <w:pStyle w:val="PlainText"/>
        <w:rPr/>
      </w:pPr>
      <w:r>
        <w:tab/>
        <w:tab/>
        <w:tab/>
        <w:tab/>
        <w:tab/>
        <w:tab/>
        <w:t>{</w:t>
      </w:r>
    </w:p>
    <w:p>
      <w:pPr>
        <w:pStyle w:val="PlainText"/>
        <w:rPr/>
      </w:pPr>
      <w:r>
        <w:tab/>
        <w:tab/>
        <w:tab/>
        <w:tab/>
        <w:tab/>
        <w:tab/>
        <w:t>fseek(fp,i*sizeof(alka),SEEK_SET);</w:t>
      </w:r>
    </w:p>
    <w:p>
      <w:pPr>
        <w:pStyle w:val="PlainText"/>
        <w:rPr/>
      </w:pPr>
      <w:r>
        <w:tab/>
        <w:tab/>
        <w:tab/>
        <w:tab/>
        <w:tab/>
        <w:tab/>
        <w:t>fread(&amp;p,sizeof(alka),1,fp);</w:t>
      </w:r>
    </w:p>
    <w:p>
      <w:pPr>
        <w:pStyle w:val="PlainText"/>
        <w:rPr/>
      </w:pPr>
      <w:r>
        <w:tab/>
        <w:tab/>
        <w:tab/>
        <w:tab/>
        <w:tab/>
        <w:tab/>
        <w:t>fseek(fp,a*sizeof(alka),SEEK_SET);</w:t>
      </w:r>
    </w:p>
    <w:p>
      <w:pPr>
        <w:pStyle w:val="PlainText"/>
        <w:rPr/>
      </w:pPr>
      <w:r>
        <w:tab/>
        <w:tab/>
        <w:tab/>
        <w:tab/>
        <w:tab/>
        <w:tab/>
        <w:t>fread(&amp;q,sizeof(alka),1,fp);</w:t>
      </w:r>
    </w:p>
    <w:p>
      <w:pPr>
        <w:pStyle w:val="PlainText"/>
        <w:rPr/>
      </w:pPr>
      <w:r>
        <w:tab/>
        <w:tab/>
        <w:tab/>
        <w:tab/>
        <w:tab/>
        <w:tab/>
        <w:t>if(strcmp(p.name,q.name)&gt;0)</w:t>
      </w:r>
    </w:p>
    <w:p>
      <w:pPr>
        <w:pStyle w:val="PlainText"/>
        <w:rPr/>
      </w:pPr>
      <w:r>
        <w:tab/>
        <w:tab/>
        <w:tab/>
        <w:tab/>
        <w:tab/>
        <w:tab/>
        <w:tab/>
        <w:t>{</w:t>
      </w:r>
    </w:p>
    <w:p>
      <w:pPr>
        <w:pStyle w:val="PlainText"/>
        <w:rPr/>
      </w:pPr>
      <w:r>
        <w:tab/>
        <w:tab/>
        <w:tab/>
        <w:tab/>
        <w:tab/>
        <w:tab/>
        <w:tab/>
        <w:t>fseek(fp,i*sizeof(alka),SEEK_SET);</w:t>
      </w:r>
    </w:p>
    <w:p>
      <w:pPr>
        <w:pStyle w:val="PlainText"/>
        <w:rPr/>
      </w:pPr>
      <w:r>
        <w:tab/>
        <w:tab/>
        <w:tab/>
        <w:tab/>
        <w:tab/>
        <w:tab/>
        <w:tab/>
        <w:t>fwrite(&amp;q,sizeof(alka),1,fp);</w:t>
      </w:r>
    </w:p>
    <w:p>
      <w:pPr>
        <w:pStyle w:val="PlainText"/>
        <w:rPr/>
      </w:pPr>
      <w:r>
        <w:tab/>
        <w:tab/>
        <w:tab/>
        <w:tab/>
        <w:tab/>
        <w:tab/>
        <w:tab/>
        <w:t>fseek(fp,a*sizeof(alka),SEEK_SET); fflush(stdin);</w:t>
      </w:r>
    </w:p>
    <w:p>
      <w:pPr>
        <w:pStyle w:val="PlainText"/>
        <w:rPr/>
      </w:pPr>
      <w:r>
        <w:tab/>
        <w:tab/>
        <w:tab/>
        <w:tab/>
        <w:tab/>
        <w:tab/>
        <w:tab/>
        <w:t>fwrite(&amp;p,sizeof(alka),1,fp);</w:t>
      </w:r>
    </w:p>
    <w:p>
      <w:pPr>
        <w:pStyle w:val="PlainText"/>
        <w:rPr/>
      </w:pPr>
      <w:r>
        <w:tab/>
        <w:tab/>
        <w:tab/>
        <w:tab/>
        <w:tab/>
        <w:tab/>
        <w:tab/>
        <w:t>}</w:t>
      </w:r>
    </w:p>
    <w:p>
      <w:pPr>
        <w:pStyle w:val="PlainText"/>
        <w:rPr/>
      </w:pPr>
      <w:r>
        <w:tab/>
        <w:tab/>
        <w:tab/>
        <w:tab/>
        <w:tab/>
        <w:tab/>
        <w:t>}</w:t>
      </w:r>
    </w:p>
    <w:p>
      <w:pPr>
        <w:pStyle w:val="PlainText"/>
        <w:rPr/>
      </w:pPr>
      <w:r>
        <w:tab/>
        <w:tab/>
        <w:tab/>
        <w:tab/>
        <w:tab/>
        <w:t>}</w:t>
      </w:r>
    </w:p>
    <w:p>
      <w:pPr>
        <w:pStyle w:val="PlainText"/>
        <w:rPr/>
      </w:pPr>
      <w:r>
        <w:tab/>
        <w:tab/>
        <w:tab/>
        <w:tab/>
        <w:tab/>
        <w:t>rewind(fp);</w:t>
      </w:r>
    </w:p>
    <w:p>
      <w:pPr>
        <w:pStyle w:val="PlainText"/>
        <w:rPr/>
      </w:pPr>
      <w:r>
        <w:tab/>
        <w:tab/>
        <w:tab/>
        <w:tab/>
        <w:tab/>
        <w:t>clrscr();</w:t>
      </w:r>
    </w:p>
    <w:p>
      <w:pPr>
        <w:pStyle w:val="PlainText"/>
        <w:rPr/>
      </w:pPr>
      <w:r>
        <w:tab/>
        <w:tab/>
        <w:tab/>
        <w:tab/>
        <w:tab/>
        <w:t>mainscreen();</w:t>
      </w:r>
    </w:p>
    <w:p>
      <w:pPr>
        <w:pStyle w:val="PlainText"/>
        <w:rPr/>
      </w:pPr>
      <w:r>
        <w:tab/>
        <w:tab/>
        <w:tab/>
        <w:tab/>
        <w:tab/>
        <w:t>gotoxy(3,20);</w:t>
      </w:r>
    </w:p>
    <w:p>
      <w:pPr>
        <w:pStyle w:val="PlainText"/>
        <w:rPr/>
      </w:pPr>
      <w:r>
        <w:tab/>
        <w:tab/>
        <w:tab/>
        <w:tab/>
        <w:tab/>
        <w:t>textcolor(11);</w:t>
      </w:r>
    </w:p>
    <w:p>
      <w:pPr>
        <w:pStyle w:val="PlainText"/>
        <w:rPr/>
      </w:pPr>
      <w:r>
        <w:tab/>
        <w:tab/>
        <w:tab/>
        <w:tab/>
        <w:tab/>
        <w:t>cprintf("Ready to Display the patient records according to alphabatecal order of names");</w:t>
      </w:r>
    </w:p>
    <w:p>
      <w:pPr>
        <w:pStyle w:val="PlainText"/>
        <w:rPr/>
      </w:pPr>
      <w:r>
        <w:tab/>
        <w:tab/>
        <w:tab/>
        <w:tab/>
        <w:tab/>
        <w:t>gotoxy(27,25);textcolor(3);</w:t>
      </w:r>
    </w:p>
    <w:p>
      <w:pPr>
        <w:pStyle w:val="PlainText"/>
        <w:rPr/>
      </w:pPr>
      <w:r>
        <w:tab/>
        <w:tab/>
        <w:tab/>
        <w:tab/>
        <w:tab/>
        <w:t>cprintf("Press");textcolor(15+128);</w:t>
      </w:r>
    </w:p>
    <w:p>
      <w:pPr>
        <w:pStyle w:val="PlainText"/>
        <w:rPr/>
      </w:pPr>
      <w:r>
        <w:tab/>
        <w:tab/>
        <w:tab/>
        <w:tab/>
        <w:tab/>
        <w:t>cprintf(" `Enter' ");    textcolor(3);</w:t>
      </w:r>
    </w:p>
    <w:p>
      <w:pPr>
        <w:pStyle w:val="PlainText"/>
        <w:rPr/>
      </w:pPr>
      <w:r>
        <w:tab/>
        <w:tab/>
        <w:tab/>
        <w:tab/>
        <w:tab/>
        <w:t>cprintf("to continue");</w:t>
      </w:r>
    </w:p>
    <w:p>
      <w:pPr>
        <w:pStyle w:val="PlainText"/>
        <w:rPr/>
      </w:pPr>
      <w:r>
        <w:tab/>
        <w:tab/>
        <w:tab/>
        <w:tab/>
        <w:tab/>
        <w:t>getch();</w:t>
      </w:r>
    </w:p>
    <w:p>
      <w:pPr>
        <w:pStyle w:val="PlainText"/>
        <w:rPr/>
      </w:pPr>
      <w:r>
        <w:tab/>
        <w:tab/>
        <w:tab/>
        <w:tab/>
        <w:tab/>
        <w:t>while(fread(&amp;p,sizeof(alka),1,fp))</w:t>
      </w:r>
    </w:p>
    <w:p>
      <w:pPr>
        <w:pStyle w:val="PlainText"/>
        <w:rPr/>
      </w:pPr>
      <w:r>
        <w:tab/>
        <w:tab/>
        <w:tab/>
        <w:tab/>
        <w:tab/>
        <w:t>{</w:t>
      </w:r>
    </w:p>
    <w:p>
      <w:pPr>
        <w:pStyle w:val="PlainText"/>
        <w:rPr/>
      </w:pPr>
      <w:r>
        <w:tab/>
        <w:tab/>
        <w:tab/>
        <w:tab/>
        <w:tab/>
        <w:t>clrscr();</w:t>
      </w:r>
    </w:p>
    <w:p>
      <w:pPr>
        <w:pStyle w:val="PlainText"/>
        <w:rPr/>
      </w:pPr>
      <w:r>
        <w:tab/>
        <w:tab/>
        <w:tab/>
        <w:tab/>
        <w:tab/>
        <w:t>mainscreen();</w:t>
      </w:r>
    </w:p>
    <w:p>
      <w:pPr>
        <w:pStyle w:val="PlainText"/>
        <w:rPr/>
      </w:pPr>
      <w:r>
        <w:tab/>
        <w:tab/>
        <w:tab/>
        <w:tab/>
        <w:tab/>
        <w:t>print();</w:t>
      </w:r>
    </w:p>
    <w:p>
      <w:pPr>
        <w:pStyle w:val="PlainText"/>
        <w:rPr/>
      </w:pPr>
      <w:r>
        <w:tab/>
        <w:tab/>
        <w:tab/>
        <w:tab/>
        <w:tab/>
        <w:t>gotoxy(17,10);  textcolor(7);</w:t>
      </w:r>
    </w:p>
    <w:p>
      <w:pPr>
        <w:pStyle w:val="PlainText"/>
        <w:rPr/>
      </w:pPr>
      <w:r>
        <w:tab/>
        <w:tab/>
        <w:tab/>
        <w:tab/>
        <w:tab/>
        <w:t>cprintf("DISPLAYING-RECORD-ACCORDING-TO-PATIENTS-NAMES");</w:t>
      </w:r>
    </w:p>
    <w:p>
      <w:pPr>
        <w:pStyle w:val="PlainText"/>
        <w:rPr/>
      </w:pPr>
      <w:r>
        <w:tab/>
        <w:tab/>
        <w:tab/>
        <w:tab/>
        <w:tab/>
        <w:t>gotoxy(16,11);textcolor(15);</w:t>
      </w:r>
    </w:p>
    <w:p>
      <w:pPr>
        <w:pStyle w:val="PlainText"/>
        <w:rPr/>
      </w:pPr>
      <w:r>
        <w:tab/>
        <w:tab/>
        <w:tab/>
        <w:tab/>
        <w:tab/>
        <w:t>cprintf("---------------------------------------------");</w:t>
      </w:r>
    </w:p>
    <w:p>
      <w:pPr>
        <w:pStyle w:val="PlainText"/>
        <w:rPr/>
      </w:pPr>
      <w:r>
        <w:tab/>
        <w:tab/>
        <w:tab/>
        <w:tab/>
        <w:tab/>
        <w:t>edit1();</w:t>
      </w:r>
    </w:p>
    <w:p>
      <w:pPr>
        <w:pStyle w:val="PlainText"/>
        <w:rPr/>
      </w:pPr>
    </w:p>
    <w:p>
      <w:pPr>
        <w:pStyle w:val="PlainText"/>
        <w:rPr/>
      </w:pPr>
      <w:r>
        <w:tab/>
        <w:tab/>
        <w:tab/>
        <w:tab/>
        <w:tab/>
        <w:t>textcolor(11);</w:t>
      </w:r>
    </w:p>
    <w:p>
      <w:pPr>
        <w:pStyle w:val="PlainText"/>
        <w:rPr/>
      </w:pPr>
      <w:r>
        <w:tab/>
        <w:tab/>
        <w:tab/>
        <w:tab/>
        <w:tab/>
        <w:t>gotoxy(20,46);</w:t>
      </w:r>
    </w:p>
    <w:p>
      <w:pPr>
        <w:pStyle w:val="PlainText"/>
        <w:rPr/>
      </w:pPr>
      <w:r>
        <w:tab/>
        <w:tab/>
        <w:tab/>
        <w:tab/>
        <w:tab/>
        <w:t>cprintf("Press");textcolor(15+128);</w:t>
      </w:r>
    </w:p>
    <w:p>
      <w:pPr>
        <w:pStyle w:val="PlainText"/>
        <w:rPr/>
      </w:pPr>
      <w:r>
        <w:tab/>
        <w:tab/>
        <w:tab/>
        <w:tab/>
        <w:tab/>
        <w:t>cprintf(" `Enter'"); textcolor(11);</w:t>
      </w:r>
    </w:p>
    <w:p>
      <w:pPr>
        <w:pStyle w:val="PlainText"/>
        <w:rPr/>
      </w:pPr>
      <w:r>
        <w:tab/>
        <w:tab/>
        <w:tab/>
        <w:tab/>
        <w:tab/>
        <w:t>cprintf(" for next and `r' to quit: ");</w:t>
      </w:r>
    </w:p>
    <w:p>
      <w:pPr>
        <w:pStyle w:val="PlainText"/>
        <w:rPr/>
      </w:pPr>
      <w:r>
        <w:tab/>
        <w:tab/>
        <w:tab/>
        <w:tab/>
        <w:tab/>
        <w:t>scanf("%c",&amp;c);</w:t>
      </w:r>
    </w:p>
    <w:p>
      <w:pPr>
        <w:pStyle w:val="PlainText"/>
        <w:rPr/>
      </w:pPr>
    </w:p>
    <w:p>
      <w:pPr>
        <w:pStyle w:val="PlainText"/>
        <w:rPr/>
      </w:pPr>
      <w:r>
        <w:tab/>
        <w:tab/>
        <w:tab/>
        <w:tab/>
        <w:tab/>
        <w:t>if(c=='r')</w:t>
      </w:r>
    </w:p>
    <w:p>
      <w:pPr>
        <w:pStyle w:val="PlainText"/>
        <w:rPr/>
      </w:pPr>
      <w:r>
        <w:tab/>
        <w:tab/>
        <w:tab/>
        <w:tab/>
        <w:tab/>
        <w:t>{</w:t>
      </w:r>
    </w:p>
    <w:p>
      <w:pPr>
        <w:pStyle w:val="PlainText"/>
        <w:rPr/>
      </w:pPr>
      <w:r>
        <w:tab/>
        <w:tab/>
        <w:tab/>
        <w:tab/>
        <w:tab/>
        <w:t>goto label6;</w:t>
      </w:r>
    </w:p>
    <w:p>
      <w:pPr>
        <w:pStyle w:val="PlainText"/>
        <w:rPr/>
      </w:pPr>
    </w:p>
    <w:p>
      <w:pPr>
        <w:pStyle w:val="PlainText"/>
        <w:rPr/>
      </w:pPr>
      <w:r>
        <w:tab/>
        <w:tab/>
        <w:tab/>
        <w:tab/>
        <w:tab/>
        <w:t>}</w:t>
      </w:r>
    </w:p>
    <w:p>
      <w:pPr>
        <w:pStyle w:val="PlainText"/>
        <w:rPr/>
      </w:pPr>
      <w:r>
        <w:tab/>
        <w:tab/>
        <w:tab/>
        <w:tab/>
        <w:tab/>
        <w:t>gotoxy(60,46);</w:t>
      </w:r>
    </w:p>
    <w:p>
      <w:pPr>
        <w:pStyle w:val="PlainText"/>
        <w:rPr/>
      </w:pPr>
      <w:r>
        <w:tab/>
        <w:tab/>
        <w:tab/>
        <w:tab/>
        <w:tab/>
        <w:t>getch();</w:t>
      </w:r>
    </w:p>
    <w:p>
      <w:pPr>
        <w:pStyle w:val="PlainText"/>
        <w:rPr/>
      </w:pP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textcolor(11);</w:t>
      </w:r>
    </w:p>
    <w:p>
      <w:pPr>
        <w:pStyle w:val="PlainText"/>
        <w:rPr/>
      </w:pPr>
      <w:r>
        <w:tab/>
        <w:tab/>
        <w:tab/>
        <w:tab/>
        <w:t>gotoxy(30,25);</w:t>
      </w:r>
    </w:p>
    <w:p>
      <w:pPr>
        <w:pStyle w:val="PlainText"/>
        <w:rPr/>
      </w:pPr>
      <w:r>
        <w:tab/>
        <w:tab/>
        <w:tab/>
        <w:tab/>
        <w:t>cprintf("::No Further Records::");   gotoxy(40,30);</w:t>
      </w:r>
    </w:p>
    <w:p>
      <w:pPr>
        <w:pStyle w:val="PlainText"/>
        <w:rPr/>
      </w:pPr>
      <w:r>
        <w:tab/>
        <w:tab/>
        <w:tab/>
        <w:tab/>
        <w:t>getch();</w:t>
      </w:r>
    </w:p>
    <w:p>
      <w:pPr>
        <w:pStyle w:val="PlainText"/>
        <w:rPr/>
      </w:pPr>
      <w:r>
        <w:tab/>
        <w:tab/>
        <w:tab/>
        <w:tab/>
        <w:t>fclose(fp);</w:t>
      </w:r>
    </w:p>
    <w:p>
      <w:pPr>
        <w:pStyle w:val="PlainText"/>
        <w:rPr/>
      </w:pPr>
      <w:r>
        <w:tab/>
        <w:tab/>
        <w:tab/>
        <w:tab/>
        <w:t>break;</w:t>
      </w:r>
    </w:p>
    <w:p>
      <w:pPr>
        <w:pStyle w:val="PlainText"/>
        <w:rPr/>
      </w:pPr>
      <w:r>
        <w:tab/>
        <w:tab/>
        <w:tab/>
        <w:tab/>
        <w:t>}</w:t>
      </w:r>
    </w:p>
    <w:p>
      <w:pPr>
        <w:pStyle w:val="PlainText"/>
        <w:rPr/>
      </w:pPr>
      <w:r>
        <w:tab/>
        <w:tab/>
        <w:tab/>
        <w:t>case '5':</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 xml:space="preserve"> goto label1;</w:t>
      </w:r>
    </w:p>
    <w:p>
      <w:pPr>
        <w:pStyle w:val="PlainText"/>
        <w:rPr/>
      </w:pPr>
      <w:r>
        <w:tab/>
        <w:tab/>
        <w:tab/>
        <w:tab/>
        <w:t xml:space="preserve"> }</w:t>
      </w:r>
    </w:p>
    <w:p>
      <w:pPr>
        <w:pStyle w:val="PlainText"/>
        <w:rPr/>
      </w:pPr>
      <w:r>
        <w:tab/>
        <w:tab/>
        <w:tab/>
        <w:t>case '2':</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if((fp=fopen(fn1,"rb"))==NULL)</w:t>
      </w:r>
    </w:p>
    <w:p>
      <w:pPr>
        <w:pStyle w:val="PlainText"/>
        <w:rPr/>
      </w:pPr>
      <w:r>
        <w:tab/>
        <w:tab/>
        <w:tab/>
        <w:tab/>
        <w:tab/>
        <w:t xml:space="preserve">      {</w:t>
      </w:r>
    </w:p>
    <w:p>
      <w:pPr>
        <w:pStyle w:val="PlainText"/>
        <w:rPr/>
      </w:pPr>
      <w:r>
        <w:tab/>
        <w:tab/>
        <w:tab/>
        <w:tab/>
        <w:tab/>
        <w:tab/>
        <w:t>printf("Cannot open the file");</w:t>
      </w:r>
    </w:p>
    <w:p>
      <w:pPr>
        <w:pStyle w:val="PlainText"/>
        <w:rPr/>
      </w:pPr>
      <w:r>
        <w:tab/>
        <w:tab/>
        <w:tab/>
        <w:tab/>
        <w:tab/>
        <w:tab/>
        <w:t>getch();</w:t>
      </w:r>
    </w:p>
    <w:p>
      <w:pPr>
        <w:pStyle w:val="PlainText"/>
        <w:rPr/>
      </w:pPr>
      <w:r>
        <w:tab/>
        <w:tab/>
        <w:tab/>
        <w:tab/>
        <w:tab/>
        <w:tab/>
        <w:t>exit(1);</w:t>
      </w:r>
    </w:p>
    <w:p>
      <w:pPr>
        <w:pStyle w:val="PlainText"/>
        <w:rPr/>
      </w:pPr>
      <w:r>
        <w:tab/>
        <w:tab/>
        <w:tab/>
        <w:tab/>
        <w:tab/>
        <w:t xml:space="preserve">      }</w:t>
      </w:r>
    </w:p>
    <w:p>
      <w:pPr>
        <w:pStyle w:val="PlainText"/>
        <w:rPr/>
      </w:pPr>
      <w:r>
        <w:tab/>
        <w:tab/>
        <w:tab/>
        <w:tab/>
        <w:t>gotoxy(15,20);</w:t>
      </w:r>
    </w:p>
    <w:p>
      <w:pPr>
        <w:pStyle w:val="PlainText"/>
        <w:rPr/>
      </w:pPr>
      <w:r>
        <w:tab/>
        <w:tab/>
        <w:tab/>
        <w:tab/>
        <w:t>textcolor(2);</w:t>
      </w:r>
    </w:p>
    <w:p>
      <w:pPr>
        <w:pStyle w:val="PlainText"/>
        <w:rPr/>
      </w:pPr>
      <w:r>
        <w:tab/>
        <w:tab/>
        <w:tab/>
        <w:tab/>
        <w:t>cprintf("Ready to Display records of Emergency Patients");</w:t>
      </w:r>
    </w:p>
    <w:p>
      <w:pPr>
        <w:pStyle w:val="PlainText"/>
        <w:rPr/>
      </w:pPr>
      <w:r>
        <w:tab/>
        <w:tab/>
        <w:tab/>
        <w:tab/>
        <w:t>gotoxy(27,25);textcolor(3);</w:t>
      </w:r>
    </w:p>
    <w:p>
      <w:pPr>
        <w:pStyle w:val="PlainText"/>
        <w:rPr/>
      </w:pPr>
      <w:r>
        <w:tab/>
        <w:tab/>
        <w:tab/>
        <w:tab/>
        <w:t>cprintf("Press");textcolor(15+128);</w:t>
      </w:r>
    </w:p>
    <w:p>
      <w:pPr>
        <w:pStyle w:val="PlainText"/>
        <w:rPr/>
      </w:pPr>
      <w:r>
        <w:tab/>
        <w:tab/>
        <w:tab/>
        <w:tab/>
        <w:t>cprintf(" `Enter' ");    textcolor(3);</w:t>
      </w:r>
    </w:p>
    <w:p>
      <w:pPr>
        <w:pStyle w:val="PlainText"/>
        <w:rPr/>
      </w:pPr>
      <w:r>
        <w:tab/>
        <w:tab/>
        <w:tab/>
        <w:tab/>
        <w:t>cprintf("to continue");</w:t>
      </w:r>
    </w:p>
    <w:p>
      <w:pPr>
        <w:pStyle w:val="PlainText"/>
        <w:rPr/>
      </w:pPr>
      <w:r>
        <w:tab/>
        <w:tab/>
        <w:tab/>
        <w:tab/>
        <w:t>getch();</w:t>
      </w:r>
    </w:p>
    <w:p>
      <w:pPr>
        <w:pStyle w:val="PlainText"/>
        <w:rPr/>
      </w:pPr>
      <w:r>
        <w:tab/>
        <w:tab/>
        <w:tab/>
        <w:tab/>
        <w:t>while(fread(&amp;p,sizeof(alka),1,fp))</w:t>
      </w:r>
    </w:p>
    <w:p>
      <w:pPr>
        <w:pStyle w:val="PlainText"/>
        <w:rPr/>
      </w:pPr>
      <w:r>
        <w:tab/>
        <w:tab/>
        <w:tab/>
        <w:tab/>
        <w:t>{</w:t>
      </w:r>
    </w:p>
    <w:p>
      <w:pPr>
        <w:pStyle w:val="PlainText"/>
        <w:rPr/>
      </w:pPr>
      <w:r>
        <w:tab/>
        <w:tab/>
        <w:tab/>
        <w:tab/>
        <w:tab/>
        <w:t>if(strcmp(p.category,"Emergency Patient")==NULL)</w:t>
      </w:r>
    </w:p>
    <w:p>
      <w:pPr>
        <w:pStyle w:val="PlainText"/>
        <w:rPr/>
      </w:pPr>
      <w:r>
        <w:tab/>
        <w:tab/>
        <w:tab/>
        <w:tab/>
        <w:tab/>
        <w:t>{</w:t>
      </w:r>
    </w:p>
    <w:p>
      <w:pPr>
        <w:pStyle w:val="PlainText"/>
        <w:rPr/>
      </w:pPr>
      <w:r>
        <w:tab/>
        <w:tab/>
        <w:tab/>
        <w:tab/>
        <w:tab/>
        <w:t>clrscr();</w:t>
      </w:r>
    </w:p>
    <w:p>
      <w:pPr>
        <w:pStyle w:val="PlainText"/>
        <w:rPr/>
      </w:pPr>
      <w:r>
        <w:tab/>
        <w:tab/>
        <w:tab/>
        <w:tab/>
        <w:tab/>
        <w:t>mainscreen();</w:t>
      </w:r>
    </w:p>
    <w:p>
      <w:pPr>
        <w:pStyle w:val="PlainText"/>
        <w:rPr/>
      </w:pPr>
      <w:r>
        <w:tab/>
        <w:tab/>
        <w:tab/>
        <w:tab/>
        <w:tab/>
        <w:t>print();</w:t>
      </w:r>
    </w:p>
    <w:p>
      <w:pPr>
        <w:pStyle w:val="PlainText"/>
        <w:rPr/>
      </w:pPr>
      <w:r>
        <w:tab/>
        <w:tab/>
        <w:tab/>
        <w:tab/>
        <w:tab/>
        <w:t>gotoxy(17,10);  textcolor(7);</w:t>
      </w:r>
    </w:p>
    <w:p>
      <w:pPr>
        <w:pStyle w:val="PlainText"/>
        <w:rPr/>
      </w:pPr>
      <w:r>
        <w:tab/>
        <w:tab/>
        <w:tab/>
        <w:tab/>
        <w:tab/>
        <w:t>cprintf("::DISPLAYING-RECORDS-OF-EMERGENCY-PATIENTS::");</w:t>
      </w:r>
    </w:p>
    <w:p>
      <w:pPr>
        <w:pStyle w:val="PlainText"/>
        <w:rPr/>
      </w:pPr>
      <w:r>
        <w:tab/>
        <w:tab/>
        <w:tab/>
        <w:tab/>
        <w:tab/>
        <w:t>gotoxy(16,11);textcolor(15);</w:t>
      </w:r>
    </w:p>
    <w:p>
      <w:pPr>
        <w:pStyle w:val="PlainText"/>
        <w:rPr/>
      </w:pPr>
      <w:r>
        <w:tab/>
        <w:tab/>
        <w:tab/>
        <w:tab/>
        <w:tab/>
        <w:t>cprintf("---------------------------------------------");</w:t>
      </w:r>
    </w:p>
    <w:p>
      <w:pPr>
        <w:pStyle w:val="PlainText"/>
        <w:rPr/>
      </w:pPr>
      <w:r>
        <w:tab/>
        <w:tab/>
        <w:tab/>
        <w:tab/>
        <w:tab/>
        <w:t>edit1();</w:t>
      </w:r>
    </w:p>
    <w:p>
      <w:pPr>
        <w:pStyle w:val="PlainText"/>
        <w:rPr/>
      </w:pPr>
    </w:p>
    <w:p>
      <w:pPr>
        <w:pStyle w:val="PlainText"/>
        <w:rPr/>
      </w:pPr>
      <w:r>
        <w:tab/>
        <w:tab/>
        <w:tab/>
        <w:tab/>
        <w:tab/>
        <w:t>textcolor(11);</w:t>
      </w:r>
    </w:p>
    <w:p>
      <w:pPr>
        <w:pStyle w:val="PlainText"/>
        <w:rPr/>
      </w:pPr>
      <w:r>
        <w:tab/>
        <w:tab/>
        <w:tab/>
        <w:tab/>
        <w:tab/>
        <w:t>gotoxy(20,45);</w:t>
      </w:r>
    </w:p>
    <w:p>
      <w:pPr>
        <w:pStyle w:val="PlainText"/>
        <w:rPr/>
      </w:pPr>
      <w:r>
        <w:tab/>
        <w:tab/>
        <w:tab/>
        <w:tab/>
        <w:tab/>
        <w:t>cprintf("Press");textcolor(15+128);</w:t>
      </w:r>
    </w:p>
    <w:p>
      <w:pPr>
        <w:pStyle w:val="PlainText"/>
        <w:rPr/>
      </w:pPr>
      <w:r>
        <w:tab/>
        <w:tab/>
        <w:tab/>
        <w:tab/>
        <w:tab/>
        <w:t>cprintf(" `Enter'"); textcolor(11);</w:t>
      </w:r>
    </w:p>
    <w:p>
      <w:pPr>
        <w:pStyle w:val="PlainText"/>
        <w:rPr/>
      </w:pPr>
      <w:r>
        <w:tab/>
        <w:tab/>
        <w:tab/>
        <w:tab/>
        <w:tab/>
        <w:t>cprintf(" for next and `r' to quit: ");</w:t>
      </w:r>
    </w:p>
    <w:p>
      <w:pPr>
        <w:pStyle w:val="PlainText"/>
        <w:rPr/>
      </w:pPr>
      <w:r>
        <w:tab/>
        <w:tab/>
        <w:tab/>
        <w:tab/>
        <w:tab/>
        <w:t>scanf("%c",&amp;c);</w:t>
      </w:r>
    </w:p>
    <w:p>
      <w:pPr>
        <w:pStyle w:val="PlainText"/>
        <w:rPr/>
      </w:pPr>
    </w:p>
    <w:p>
      <w:pPr>
        <w:pStyle w:val="PlainText"/>
        <w:rPr/>
      </w:pPr>
      <w:r>
        <w:tab/>
        <w:tab/>
        <w:tab/>
        <w:tab/>
        <w:tab/>
        <w:t>if(c=='r')</w:t>
      </w:r>
    </w:p>
    <w:p>
      <w:pPr>
        <w:pStyle w:val="PlainText"/>
        <w:rPr/>
      </w:pPr>
      <w:r>
        <w:tab/>
        <w:tab/>
        <w:tab/>
        <w:tab/>
        <w:tab/>
        <w:t>{</w:t>
      </w:r>
    </w:p>
    <w:p>
      <w:pPr>
        <w:pStyle w:val="PlainText"/>
        <w:rPr/>
      </w:pPr>
      <w:r>
        <w:tab/>
        <w:tab/>
        <w:tab/>
        <w:tab/>
        <w:tab/>
        <w:t>goto label6;</w:t>
      </w:r>
    </w:p>
    <w:p>
      <w:pPr>
        <w:pStyle w:val="PlainText"/>
        <w:rPr/>
      </w:pPr>
      <w:r>
        <w:tab/>
        <w:tab/>
        <w:tab/>
        <w:tab/>
        <w:tab/>
        <w:t>}</w:t>
      </w:r>
    </w:p>
    <w:p>
      <w:pPr>
        <w:pStyle w:val="PlainText"/>
        <w:rPr/>
      </w:pPr>
      <w:r>
        <w:tab/>
        <w:tab/>
        <w:tab/>
        <w:tab/>
        <w:tab/>
        <w:t>gotoxy(60,46);</w:t>
      </w:r>
    </w:p>
    <w:p>
      <w:pPr>
        <w:pStyle w:val="PlainText"/>
        <w:rPr/>
      </w:pPr>
      <w:r>
        <w:tab/>
        <w:tab/>
        <w:tab/>
        <w:tab/>
        <w:tab/>
        <w:t>getch();</w:t>
      </w:r>
    </w:p>
    <w:p>
      <w:pPr>
        <w:pStyle w:val="PlainText"/>
        <w:rPr/>
      </w:pPr>
      <w:r>
        <w:tab/>
        <w:tab/>
        <w:tab/>
        <w:tab/>
        <w:tab/>
        <w:t>}</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textcolor(11);</w:t>
      </w:r>
    </w:p>
    <w:p>
      <w:pPr>
        <w:pStyle w:val="PlainText"/>
        <w:rPr/>
      </w:pPr>
      <w:r>
        <w:tab/>
        <w:tab/>
        <w:tab/>
        <w:tab/>
        <w:t>gotoxy(30,25);</w:t>
      </w:r>
    </w:p>
    <w:p>
      <w:pPr>
        <w:pStyle w:val="PlainText"/>
        <w:rPr/>
      </w:pPr>
      <w:r>
        <w:tab/>
        <w:tab/>
        <w:tab/>
        <w:tab/>
        <w:t>cprintf("::No Further Records::");   gotoxy(40,30);</w:t>
      </w:r>
    </w:p>
    <w:p>
      <w:pPr>
        <w:pStyle w:val="PlainText"/>
        <w:rPr/>
      </w:pPr>
      <w:r>
        <w:tab/>
        <w:tab/>
        <w:tab/>
        <w:tab/>
        <w:t>getch();</w:t>
      </w:r>
    </w:p>
    <w:p>
      <w:pPr>
        <w:pStyle w:val="PlainText"/>
        <w:rPr/>
      </w:pPr>
      <w:r>
        <w:tab/>
        <w:tab/>
        <w:tab/>
        <w:tab/>
        <w:t>fclose(fp);</w:t>
      </w:r>
    </w:p>
    <w:p>
      <w:pPr>
        <w:pStyle w:val="PlainText"/>
        <w:rPr/>
      </w:pPr>
      <w:r>
        <w:tab/>
        <w:tab/>
        <w:tab/>
        <w:tab/>
        <w:t>break;</w:t>
      </w:r>
    </w:p>
    <w:p>
      <w:pPr>
        <w:pStyle w:val="PlainText"/>
        <w:rPr/>
      </w:pPr>
      <w:r>
        <w:tab/>
        <w:tab/>
        <w:tab/>
        <w:tab/>
        <w:t>}</w:t>
      </w:r>
    </w:p>
    <w:p>
      <w:pPr>
        <w:pStyle w:val="PlainText"/>
        <w:rPr/>
      </w:pPr>
      <w:r>
        <w:tab/>
        <w:tab/>
        <w:tab/>
        <w:t>case '3':</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if((fp=fopen(fn1,"rb"))==NULL)</w:t>
      </w:r>
    </w:p>
    <w:p>
      <w:pPr>
        <w:pStyle w:val="PlainText"/>
        <w:rPr/>
      </w:pPr>
      <w:r>
        <w:tab/>
        <w:tab/>
        <w:tab/>
        <w:tab/>
        <w:tab/>
        <w:t xml:space="preserve">      {</w:t>
      </w:r>
    </w:p>
    <w:p>
      <w:pPr>
        <w:pStyle w:val="PlainText"/>
        <w:rPr/>
      </w:pPr>
      <w:r>
        <w:tab/>
        <w:tab/>
        <w:tab/>
        <w:tab/>
        <w:tab/>
        <w:tab/>
        <w:t>printf("Cannot open the file");</w:t>
      </w:r>
    </w:p>
    <w:p>
      <w:pPr>
        <w:pStyle w:val="PlainText"/>
        <w:rPr/>
      </w:pPr>
      <w:r>
        <w:tab/>
        <w:tab/>
        <w:tab/>
        <w:tab/>
        <w:tab/>
        <w:tab/>
        <w:t>getch();</w:t>
      </w:r>
    </w:p>
    <w:p>
      <w:pPr>
        <w:pStyle w:val="PlainText"/>
        <w:rPr/>
      </w:pPr>
      <w:r>
        <w:tab/>
        <w:tab/>
        <w:tab/>
        <w:tab/>
        <w:tab/>
        <w:tab/>
        <w:t>exit(1);</w:t>
      </w:r>
    </w:p>
    <w:p>
      <w:pPr>
        <w:pStyle w:val="PlainText"/>
        <w:rPr/>
      </w:pPr>
      <w:r>
        <w:tab/>
        <w:tab/>
        <w:tab/>
        <w:tab/>
        <w:tab/>
        <w:t xml:space="preserve">      }</w:t>
      </w:r>
    </w:p>
    <w:p>
      <w:pPr>
        <w:pStyle w:val="PlainText"/>
        <w:rPr/>
      </w:pPr>
      <w:r>
        <w:tab/>
        <w:tab/>
        <w:tab/>
        <w:tab/>
        <w:t>gotoxy(15,20);</w:t>
      </w:r>
    </w:p>
    <w:p>
      <w:pPr>
        <w:pStyle w:val="PlainText"/>
        <w:rPr/>
      </w:pPr>
      <w:r>
        <w:tab/>
        <w:tab/>
        <w:tab/>
        <w:tab/>
        <w:t>textcolor(2);</w:t>
      </w:r>
    </w:p>
    <w:p>
      <w:pPr>
        <w:pStyle w:val="PlainText"/>
        <w:rPr/>
      </w:pPr>
      <w:r>
        <w:tab/>
        <w:tab/>
        <w:tab/>
        <w:tab/>
        <w:t>cprintf("Ready to Display records of O.P.D Patients");</w:t>
      </w:r>
    </w:p>
    <w:p>
      <w:pPr>
        <w:pStyle w:val="PlainText"/>
        <w:rPr/>
      </w:pPr>
      <w:r>
        <w:tab/>
        <w:tab/>
        <w:tab/>
        <w:tab/>
        <w:t>gotoxy(27,25);textcolor(3);</w:t>
      </w:r>
    </w:p>
    <w:p>
      <w:pPr>
        <w:pStyle w:val="PlainText"/>
        <w:rPr/>
      </w:pPr>
      <w:r>
        <w:tab/>
        <w:tab/>
        <w:tab/>
        <w:tab/>
        <w:t>cprintf("Press");textcolor(15+128);</w:t>
      </w:r>
    </w:p>
    <w:p>
      <w:pPr>
        <w:pStyle w:val="PlainText"/>
        <w:rPr/>
      </w:pPr>
      <w:r>
        <w:tab/>
        <w:tab/>
        <w:tab/>
        <w:tab/>
        <w:t>cprintf(" `Enter' ");    textcolor(3);</w:t>
      </w:r>
    </w:p>
    <w:p>
      <w:pPr>
        <w:pStyle w:val="PlainText"/>
        <w:rPr/>
      </w:pPr>
      <w:r>
        <w:tab/>
        <w:tab/>
        <w:tab/>
        <w:tab/>
        <w:t>cprintf("to continue");</w:t>
      </w:r>
    </w:p>
    <w:p>
      <w:pPr>
        <w:pStyle w:val="PlainText"/>
        <w:rPr/>
      </w:pPr>
      <w:r>
        <w:tab/>
        <w:tab/>
        <w:tab/>
        <w:tab/>
        <w:t>getch();</w:t>
      </w:r>
    </w:p>
    <w:p>
      <w:pPr>
        <w:pStyle w:val="PlainText"/>
        <w:rPr/>
      </w:pPr>
      <w:r>
        <w:tab/>
        <w:tab/>
        <w:tab/>
        <w:tab/>
        <w:t>while(fread(&amp;p,sizeof(alka),1,fp))</w:t>
      </w:r>
    </w:p>
    <w:p>
      <w:pPr>
        <w:pStyle w:val="PlainText"/>
        <w:rPr/>
      </w:pPr>
      <w:r>
        <w:tab/>
        <w:tab/>
        <w:tab/>
        <w:tab/>
        <w:t>{</w:t>
      </w:r>
    </w:p>
    <w:p>
      <w:pPr>
        <w:pStyle w:val="PlainText"/>
        <w:rPr/>
      </w:pPr>
      <w:r>
        <w:tab/>
        <w:tab/>
        <w:tab/>
        <w:tab/>
        <w:tab/>
        <w:t>if(strcmp(p.category,"O.P.D.Patient")==NULL)</w:t>
      </w:r>
    </w:p>
    <w:p>
      <w:pPr>
        <w:pStyle w:val="PlainText"/>
        <w:rPr/>
      </w:pPr>
      <w:r>
        <w:tab/>
        <w:tab/>
        <w:tab/>
        <w:tab/>
        <w:tab/>
        <w:t>{</w:t>
      </w:r>
    </w:p>
    <w:p>
      <w:pPr>
        <w:pStyle w:val="PlainText"/>
        <w:rPr/>
      </w:pPr>
      <w:r>
        <w:tab/>
        <w:tab/>
        <w:tab/>
        <w:tab/>
        <w:tab/>
        <w:t>clrscr();</w:t>
      </w:r>
    </w:p>
    <w:p>
      <w:pPr>
        <w:pStyle w:val="PlainText"/>
        <w:rPr/>
      </w:pPr>
      <w:r>
        <w:tab/>
        <w:tab/>
        <w:tab/>
        <w:tab/>
        <w:tab/>
        <w:t>mainscreen();</w:t>
      </w:r>
    </w:p>
    <w:p>
      <w:pPr>
        <w:pStyle w:val="PlainText"/>
        <w:rPr/>
      </w:pPr>
      <w:r>
        <w:tab/>
        <w:tab/>
        <w:tab/>
        <w:tab/>
        <w:tab/>
        <w:t>print();</w:t>
      </w:r>
    </w:p>
    <w:p>
      <w:pPr>
        <w:pStyle w:val="PlainText"/>
        <w:rPr/>
      </w:pPr>
      <w:r>
        <w:tab/>
        <w:tab/>
        <w:tab/>
        <w:tab/>
        <w:tab/>
        <w:t>gotoxy(17,10);  textcolor(7);</w:t>
      </w:r>
    </w:p>
    <w:p>
      <w:pPr>
        <w:pStyle w:val="PlainText"/>
        <w:rPr/>
      </w:pPr>
      <w:r>
        <w:tab/>
        <w:tab/>
        <w:tab/>
        <w:tab/>
        <w:tab/>
        <w:t>cprintf("::DISPLAYING-RECORDS-OF-OPD-PATIENTS::");</w:t>
      </w:r>
    </w:p>
    <w:p>
      <w:pPr>
        <w:pStyle w:val="PlainText"/>
        <w:rPr/>
      </w:pPr>
      <w:r>
        <w:tab/>
        <w:tab/>
        <w:tab/>
        <w:tab/>
        <w:tab/>
        <w:t>gotoxy(16,11);textcolor(15);</w:t>
      </w:r>
    </w:p>
    <w:p>
      <w:pPr>
        <w:pStyle w:val="PlainText"/>
        <w:rPr/>
      </w:pPr>
      <w:r>
        <w:tab/>
        <w:tab/>
        <w:tab/>
        <w:tab/>
        <w:tab/>
        <w:t>cprintf("---------------------------------------------");</w:t>
      </w:r>
    </w:p>
    <w:p>
      <w:pPr>
        <w:pStyle w:val="PlainText"/>
        <w:rPr/>
      </w:pPr>
      <w:r>
        <w:tab/>
        <w:tab/>
        <w:tab/>
        <w:tab/>
        <w:tab/>
        <w:t>edit1();</w:t>
      </w:r>
    </w:p>
    <w:p>
      <w:pPr>
        <w:pStyle w:val="PlainText"/>
        <w:rPr/>
      </w:pPr>
      <w:r>
        <w:tab/>
        <w:tab/>
        <w:tab/>
        <w:tab/>
        <w:tab/>
        <w:tab/>
        <w:t>textcolor(11);</w:t>
      </w:r>
    </w:p>
    <w:p>
      <w:pPr>
        <w:pStyle w:val="PlainText"/>
        <w:rPr/>
      </w:pPr>
      <w:r>
        <w:tab/>
        <w:tab/>
        <w:tab/>
        <w:tab/>
        <w:tab/>
        <w:t>gotoxy(20,46);</w:t>
      </w:r>
    </w:p>
    <w:p>
      <w:pPr>
        <w:pStyle w:val="PlainText"/>
        <w:rPr/>
      </w:pPr>
      <w:r>
        <w:tab/>
        <w:tab/>
        <w:tab/>
        <w:tab/>
        <w:tab/>
        <w:t>cprintf("Press");textcolor(15+128);</w:t>
      </w:r>
    </w:p>
    <w:p>
      <w:pPr>
        <w:pStyle w:val="PlainText"/>
        <w:rPr/>
      </w:pPr>
      <w:r>
        <w:tab/>
        <w:tab/>
        <w:tab/>
        <w:tab/>
        <w:tab/>
        <w:t>cprintf(" `Enter'"); textcolor(11);</w:t>
      </w:r>
    </w:p>
    <w:p>
      <w:pPr>
        <w:pStyle w:val="PlainText"/>
        <w:rPr/>
      </w:pPr>
      <w:r>
        <w:tab/>
        <w:tab/>
        <w:tab/>
        <w:tab/>
        <w:tab/>
        <w:t>cprintf(" for next and `r' to quit: ");</w:t>
      </w:r>
    </w:p>
    <w:p>
      <w:pPr>
        <w:pStyle w:val="PlainText"/>
        <w:rPr/>
      </w:pPr>
      <w:r>
        <w:tab/>
        <w:tab/>
        <w:tab/>
        <w:tab/>
        <w:tab/>
        <w:t>scanf("%c",&amp;c);</w:t>
      </w:r>
    </w:p>
    <w:p>
      <w:pPr>
        <w:pStyle w:val="PlainText"/>
        <w:rPr/>
      </w:pPr>
    </w:p>
    <w:p>
      <w:pPr>
        <w:pStyle w:val="PlainText"/>
        <w:rPr/>
      </w:pPr>
      <w:r>
        <w:tab/>
        <w:tab/>
        <w:tab/>
        <w:tab/>
        <w:tab/>
        <w:t>if(c=='r')</w:t>
      </w:r>
    </w:p>
    <w:p>
      <w:pPr>
        <w:pStyle w:val="PlainText"/>
        <w:rPr/>
      </w:pPr>
      <w:r>
        <w:tab/>
        <w:tab/>
        <w:tab/>
        <w:tab/>
        <w:tab/>
        <w:t>{</w:t>
      </w:r>
    </w:p>
    <w:p>
      <w:pPr>
        <w:pStyle w:val="PlainText"/>
        <w:rPr/>
      </w:pPr>
      <w:r>
        <w:tab/>
        <w:tab/>
        <w:tab/>
        <w:tab/>
        <w:tab/>
        <w:t>goto label6;</w:t>
      </w:r>
    </w:p>
    <w:p>
      <w:pPr>
        <w:pStyle w:val="PlainText"/>
        <w:rPr/>
      </w:pPr>
      <w:r>
        <w:tab/>
        <w:tab/>
        <w:tab/>
        <w:tab/>
        <w:tab/>
        <w:t>}</w:t>
      </w:r>
    </w:p>
    <w:p>
      <w:pPr>
        <w:pStyle w:val="PlainText"/>
        <w:rPr/>
      </w:pPr>
      <w:r>
        <w:tab/>
        <w:tab/>
        <w:tab/>
        <w:tab/>
        <w:tab/>
        <w:t>gotoxy(60,46);</w:t>
      </w:r>
    </w:p>
    <w:p>
      <w:pPr>
        <w:pStyle w:val="PlainText"/>
        <w:rPr/>
      </w:pPr>
      <w:r>
        <w:tab/>
        <w:tab/>
        <w:tab/>
        <w:tab/>
        <w:tab/>
        <w:t>getch();</w:t>
      </w:r>
    </w:p>
    <w:p>
      <w:pPr>
        <w:pStyle w:val="PlainText"/>
        <w:rPr/>
      </w:pPr>
      <w:r>
        <w:tab/>
        <w:tab/>
        <w:tab/>
        <w:tab/>
        <w:tab/>
        <w:t>}</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textcolor(11);</w:t>
      </w:r>
    </w:p>
    <w:p>
      <w:pPr>
        <w:pStyle w:val="PlainText"/>
        <w:rPr/>
      </w:pPr>
      <w:r>
        <w:tab/>
        <w:tab/>
        <w:tab/>
        <w:tab/>
        <w:t>gotoxy(30,25);</w:t>
      </w:r>
    </w:p>
    <w:p>
      <w:pPr>
        <w:pStyle w:val="PlainText"/>
        <w:rPr/>
      </w:pPr>
      <w:r>
        <w:tab/>
        <w:tab/>
        <w:tab/>
        <w:tab/>
        <w:t>cprintf("::No Further Records::");   gotoxy(40,30);</w:t>
      </w:r>
    </w:p>
    <w:p>
      <w:pPr>
        <w:pStyle w:val="PlainText"/>
        <w:rPr/>
      </w:pPr>
      <w:r>
        <w:tab/>
        <w:tab/>
        <w:tab/>
        <w:tab/>
        <w:t>getch();</w:t>
      </w:r>
    </w:p>
    <w:p>
      <w:pPr>
        <w:pStyle w:val="PlainText"/>
        <w:rPr/>
      </w:pPr>
      <w:r>
        <w:tab/>
        <w:tab/>
        <w:tab/>
        <w:tab/>
        <w:t>fclose(fp);</w:t>
      </w:r>
    </w:p>
    <w:p>
      <w:pPr>
        <w:pStyle w:val="PlainText"/>
        <w:rPr/>
      </w:pPr>
      <w:r>
        <w:tab/>
        <w:tab/>
        <w:tab/>
        <w:tab/>
        <w:t>break;</w:t>
      </w:r>
    </w:p>
    <w:p>
      <w:pPr>
        <w:pStyle w:val="PlainText"/>
        <w:rPr/>
      </w:pPr>
      <w:r>
        <w:tab/>
        <w:tab/>
        <w:tab/>
        <w:tab/>
        <w:t>}</w:t>
      </w:r>
    </w:p>
    <w:p>
      <w:pPr>
        <w:pStyle w:val="PlainText"/>
        <w:rPr/>
      </w:pPr>
      <w:r>
        <w:tab/>
        <w:tab/>
        <w:t>case '4':</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if((fp=fopen(fn1,"rb"))==NULL)</w:t>
      </w:r>
    </w:p>
    <w:p>
      <w:pPr>
        <w:pStyle w:val="PlainText"/>
        <w:rPr/>
      </w:pPr>
      <w:r>
        <w:tab/>
        <w:tab/>
        <w:tab/>
        <w:tab/>
        <w:tab/>
        <w:t xml:space="preserve">      {</w:t>
      </w:r>
    </w:p>
    <w:p>
      <w:pPr>
        <w:pStyle w:val="PlainText"/>
        <w:rPr/>
      </w:pPr>
      <w:r>
        <w:tab/>
        <w:tab/>
        <w:tab/>
        <w:tab/>
        <w:tab/>
        <w:tab/>
        <w:t>printf("Cannot open the file");</w:t>
      </w:r>
    </w:p>
    <w:p>
      <w:pPr>
        <w:pStyle w:val="PlainText"/>
        <w:rPr/>
      </w:pPr>
      <w:r>
        <w:tab/>
        <w:tab/>
        <w:tab/>
        <w:tab/>
        <w:tab/>
        <w:tab/>
        <w:t>getch();</w:t>
      </w:r>
    </w:p>
    <w:p>
      <w:pPr>
        <w:pStyle w:val="PlainText"/>
        <w:rPr/>
      </w:pPr>
      <w:r>
        <w:tab/>
        <w:tab/>
        <w:tab/>
        <w:tab/>
        <w:tab/>
        <w:tab/>
        <w:t>exit(1);</w:t>
      </w:r>
    </w:p>
    <w:p>
      <w:pPr>
        <w:pStyle w:val="PlainText"/>
        <w:rPr/>
      </w:pPr>
      <w:r>
        <w:tab/>
        <w:tab/>
        <w:tab/>
        <w:tab/>
        <w:tab/>
        <w:t xml:space="preserve">      }</w:t>
      </w:r>
    </w:p>
    <w:p>
      <w:pPr>
        <w:pStyle w:val="PlainText"/>
        <w:rPr/>
      </w:pPr>
      <w:r>
        <w:tab/>
        <w:tab/>
        <w:tab/>
        <w:tab/>
        <w:t>label8:</w:t>
      </w:r>
    </w:p>
    <w:p>
      <w:pPr>
        <w:pStyle w:val="PlainText"/>
        <w:rPr/>
      </w:pPr>
      <w:r>
        <w:tab/>
        <w:tab/>
        <w:tab/>
        <w:tab/>
        <w:t>gotoxy(27,20);</w:t>
      </w:r>
    </w:p>
    <w:p>
      <w:pPr>
        <w:pStyle w:val="PlainText"/>
        <w:rPr/>
      </w:pPr>
      <w:r>
        <w:tab/>
        <w:tab/>
        <w:tab/>
        <w:tab/>
        <w:t>textcolor(3);</w:t>
      </w:r>
    </w:p>
    <w:p>
      <w:pPr>
        <w:pStyle w:val="PlainText"/>
        <w:rPr/>
      </w:pPr>
      <w:r>
        <w:tab/>
        <w:tab/>
        <w:tab/>
        <w:tab/>
        <w:t>cprintf("Enter the `Date' of a paricular day(yyyy/mm/dd)");</w:t>
      </w:r>
    </w:p>
    <w:p>
      <w:pPr>
        <w:pStyle w:val="PlainText"/>
        <w:rPr/>
      </w:pPr>
      <w:r>
        <w:tab/>
        <w:tab/>
        <w:tab/>
        <w:tab/>
        <w:t>gotoxy(35,25);fflush(stdin);</w:t>
      </w:r>
    </w:p>
    <w:p>
      <w:pPr>
        <w:pStyle w:val="PlainText"/>
        <w:rPr/>
      </w:pPr>
      <w:r>
        <w:tab/>
        <w:tab/>
        <w:tab/>
        <w:tab/>
        <w:t>scanf("%s",string);</w:t>
      </w:r>
    </w:p>
    <w:p>
      <w:pPr>
        <w:pStyle w:val="PlainText"/>
        <w:rPr/>
      </w:pPr>
      <w:r>
        <w:tab/>
        <w:tab/>
        <w:tab/>
        <w:tab/>
        <w:t>if((string[4]!='/')||(string[7]!='/')||(string[5]&gt;'3')||(string[8]&gt;'3'))</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gotoxy(23,13);textcolor(4+128);</w:t>
      </w:r>
    </w:p>
    <w:p>
      <w:pPr>
        <w:pStyle w:val="PlainText"/>
        <w:rPr/>
      </w:pPr>
      <w:r>
        <w:tab/>
        <w:tab/>
        <w:tab/>
        <w:tab/>
        <w:t>cprintf("Wrong Entry");</w:t>
      </w:r>
    </w:p>
    <w:p>
      <w:pPr>
        <w:pStyle w:val="PlainText"/>
        <w:rPr/>
      </w:pPr>
      <w:r>
        <w:tab/>
        <w:tab/>
        <w:tab/>
        <w:tab/>
        <w:t>goto label8;</w:t>
      </w:r>
    </w:p>
    <w:p>
      <w:pPr>
        <w:pStyle w:val="PlainText"/>
        <w:rPr/>
      </w:pPr>
      <w:r>
        <w:tab/>
        <w:tab/>
        <w:tab/>
        <w:tab/>
        <w:t>}</w:t>
      </w:r>
    </w:p>
    <w:p>
      <w:pPr>
        <w:pStyle w:val="PlainText"/>
        <w:rPr/>
      </w:pPr>
      <w:r>
        <w:tab/>
        <w:tab/>
        <w:tab/>
        <w:t xml:space="preserve">       //</w:t>
        <w:tab/>
        <w:t>getch();</w:t>
      </w:r>
    </w:p>
    <w:p>
      <w:pPr>
        <w:pStyle w:val="PlainText"/>
        <w:rPr/>
      </w:pPr>
      <w:r>
        <w:tab/>
        <w:tab/>
        <w:tab/>
        <w:tab/>
        <w:t>while(fread(&amp;p,sizeof(alka),1,fp))</w:t>
      </w:r>
    </w:p>
    <w:p>
      <w:pPr>
        <w:pStyle w:val="PlainText"/>
        <w:rPr/>
      </w:pPr>
      <w:r>
        <w:tab/>
        <w:tab/>
        <w:tab/>
        <w:tab/>
        <w:t>{</w:t>
      </w:r>
    </w:p>
    <w:p>
      <w:pPr>
        <w:pStyle w:val="PlainText"/>
        <w:rPr/>
      </w:pPr>
      <w:r>
        <w:tab/>
        <w:tab/>
        <w:tab/>
        <w:tab/>
        <w:tab/>
        <w:t>if(strcmp(string,p.date)==NULL)</w:t>
      </w:r>
    </w:p>
    <w:p>
      <w:pPr>
        <w:pStyle w:val="PlainText"/>
        <w:rPr/>
      </w:pPr>
      <w:r>
        <w:tab/>
        <w:tab/>
        <w:tab/>
        <w:tab/>
        <w:tab/>
        <w:t>{</w:t>
      </w:r>
    </w:p>
    <w:p>
      <w:pPr>
        <w:pStyle w:val="PlainText"/>
        <w:rPr/>
      </w:pPr>
      <w:r>
        <w:tab/>
        <w:tab/>
        <w:tab/>
        <w:tab/>
        <w:tab/>
        <w:t>clrscr();</w:t>
      </w:r>
    </w:p>
    <w:p>
      <w:pPr>
        <w:pStyle w:val="PlainText"/>
        <w:rPr/>
      </w:pPr>
      <w:r>
        <w:tab/>
        <w:tab/>
        <w:tab/>
        <w:tab/>
        <w:tab/>
        <w:t>mainscreen();</w:t>
      </w:r>
    </w:p>
    <w:p>
      <w:pPr>
        <w:pStyle w:val="PlainText"/>
        <w:rPr/>
      </w:pPr>
      <w:r>
        <w:tab/>
        <w:tab/>
        <w:tab/>
        <w:tab/>
        <w:tab/>
        <w:t>print();</w:t>
      </w:r>
    </w:p>
    <w:p>
      <w:pPr>
        <w:pStyle w:val="PlainText"/>
        <w:rPr/>
      </w:pPr>
      <w:r>
        <w:tab/>
        <w:tab/>
        <w:tab/>
        <w:tab/>
        <w:tab/>
        <w:t>gotoxy(17,10);  textcolor(7);</w:t>
      </w:r>
    </w:p>
    <w:p>
      <w:pPr>
        <w:pStyle w:val="PlainText"/>
        <w:rPr/>
      </w:pPr>
      <w:r>
        <w:tab/>
        <w:tab/>
        <w:tab/>
        <w:tab/>
        <w:tab/>
        <w:t>cprintf("::DISPLAYING-RECORDS-OF-");</w:t>
      </w:r>
    </w:p>
    <w:p>
      <w:pPr>
        <w:pStyle w:val="PlainText"/>
        <w:rPr/>
      </w:pPr>
      <w:r>
        <w:tab/>
        <w:tab/>
        <w:tab/>
        <w:tab/>
        <w:tab/>
        <w:t>cprintf("DATE &gt;%s",p.date);</w:t>
      </w:r>
    </w:p>
    <w:p>
      <w:pPr>
        <w:pStyle w:val="PlainText"/>
        <w:rPr/>
      </w:pPr>
      <w:r>
        <w:tab/>
        <w:tab/>
        <w:tab/>
        <w:tab/>
        <w:tab/>
        <w:t>gotoxy(16,11);textcolor(15);</w:t>
      </w:r>
    </w:p>
    <w:p>
      <w:pPr>
        <w:pStyle w:val="PlainText"/>
        <w:rPr/>
      </w:pPr>
      <w:r>
        <w:tab/>
        <w:tab/>
        <w:tab/>
        <w:tab/>
        <w:tab/>
        <w:t>cprintf("---------------------------------------------");</w:t>
      </w:r>
    </w:p>
    <w:p>
      <w:pPr>
        <w:pStyle w:val="PlainText"/>
        <w:rPr/>
      </w:pPr>
      <w:r>
        <w:tab/>
        <w:tab/>
        <w:tab/>
        <w:tab/>
        <w:tab/>
        <w:t>edit1();</w:t>
      </w:r>
    </w:p>
    <w:p>
      <w:pPr>
        <w:pStyle w:val="PlainText"/>
        <w:rPr/>
      </w:pPr>
    </w:p>
    <w:p>
      <w:pPr>
        <w:pStyle w:val="PlainText"/>
        <w:rPr/>
      </w:pPr>
      <w:r>
        <w:tab/>
        <w:tab/>
        <w:tab/>
        <w:tab/>
        <w:tab/>
        <w:t>textcolor(11);</w:t>
      </w:r>
    </w:p>
    <w:p>
      <w:pPr>
        <w:pStyle w:val="PlainText"/>
        <w:rPr/>
      </w:pPr>
      <w:r>
        <w:tab/>
        <w:tab/>
        <w:tab/>
        <w:tab/>
        <w:tab/>
        <w:t>gotoxy(20,46);</w:t>
      </w:r>
    </w:p>
    <w:p>
      <w:pPr>
        <w:pStyle w:val="PlainText"/>
        <w:rPr/>
      </w:pPr>
      <w:r>
        <w:tab/>
        <w:tab/>
        <w:tab/>
        <w:tab/>
        <w:tab/>
        <w:t>cprintf("Press");textcolor(15+128);</w:t>
      </w:r>
    </w:p>
    <w:p>
      <w:pPr>
        <w:pStyle w:val="PlainText"/>
        <w:rPr/>
      </w:pPr>
      <w:r>
        <w:tab/>
        <w:tab/>
        <w:tab/>
        <w:tab/>
        <w:tab/>
        <w:t>cprintf(" `Enter'"); textcolor(11);</w:t>
      </w:r>
    </w:p>
    <w:p>
      <w:pPr>
        <w:pStyle w:val="PlainText"/>
        <w:rPr/>
      </w:pPr>
      <w:r>
        <w:tab/>
        <w:tab/>
        <w:tab/>
        <w:tab/>
        <w:tab/>
        <w:t>cprintf(" for next and `r' to quit: ");</w:t>
      </w:r>
    </w:p>
    <w:p>
      <w:pPr>
        <w:pStyle w:val="PlainText"/>
        <w:rPr/>
      </w:pPr>
      <w:r>
        <w:tab/>
        <w:tab/>
        <w:tab/>
        <w:tab/>
        <w:tab/>
        <w:t>scanf("%c",&amp;c);</w:t>
      </w:r>
    </w:p>
    <w:p>
      <w:pPr>
        <w:pStyle w:val="PlainText"/>
        <w:rPr/>
      </w:pPr>
    </w:p>
    <w:p>
      <w:pPr>
        <w:pStyle w:val="PlainText"/>
        <w:rPr/>
      </w:pPr>
      <w:r>
        <w:tab/>
        <w:tab/>
        <w:tab/>
        <w:tab/>
        <w:tab/>
        <w:t>if(c=='r')</w:t>
      </w:r>
    </w:p>
    <w:p>
      <w:pPr>
        <w:pStyle w:val="PlainText"/>
        <w:rPr/>
      </w:pPr>
      <w:r>
        <w:tab/>
        <w:tab/>
        <w:tab/>
        <w:tab/>
        <w:tab/>
        <w:t>{</w:t>
      </w:r>
    </w:p>
    <w:p>
      <w:pPr>
        <w:pStyle w:val="PlainText"/>
        <w:rPr/>
      </w:pPr>
      <w:r>
        <w:tab/>
        <w:tab/>
        <w:tab/>
        <w:tab/>
        <w:tab/>
        <w:t>goto label6;</w:t>
      </w:r>
    </w:p>
    <w:p>
      <w:pPr>
        <w:pStyle w:val="PlainText"/>
        <w:rPr/>
      </w:pPr>
      <w:r>
        <w:tab/>
        <w:tab/>
        <w:tab/>
        <w:tab/>
        <w:tab/>
        <w:t>}</w:t>
      </w:r>
    </w:p>
    <w:p>
      <w:pPr>
        <w:pStyle w:val="PlainText"/>
        <w:rPr/>
      </w:pPr>
      <w:r>
        <w:tab/>
        <w:tab/>
        <w:tab/>
        <w:tab/>
        <w:tab/>
        <w:t>gotoxy(60,46);</w:t>
      </w:r>
    </w:p>
    <w:p>
      <w:pPr>
        <w:pStyle w:val="PlainText"/>
        <w:rPr/>
      </w:pPr>
      <w:r>
        <w:tab/>
        <w:tab/>
        <w:tab/>
        <w:tab/>
        <w:tab/>
        <w:t>getch();</w:t>
      </w:r>
    </w:p>
    <w:p>
      <w:pPr>
        <w:pStyle w:val="PlainText"/>
        <w:rPr/>
      </w:pPr>
      <w:r>
        <w:tab/>
        <w:tab/>
        <w:tab/>
        <w:tab/>
        <w:tab/>
        <w:t>}</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textcolor(11);</w:t>
      </w:r>
    </w:p>
    <w:p>
      <w:pPr>
        <w:pStyle w:val="PlainText"/>
        <w:rPr/>
      </w:pPr>
      <w:r>
        <w:tab/>
        <w:tab/>
        <w:tab/>
        <w:tab/>
        <w:t>gotoxy(30,25);</w:t>
      </w:r>
    </w:p>
    <w:p>
      <w:pPr>
        <w:pStyle w:val="PlainText"/>
        <w:rPr/>
      </w:pPr>
      <w:r>
        <w:tab/>
        <w:tab/>
        <w:tab/>
        <w:tab/>
        <w:t>cprintf("::No Further Records::");   gotoxy(40,30);</w:t>
      </w:r>
    </w:p>
    <w:p>
      <w:pPr>
        <w:pStyle w:val="PlainText"/>
        <w:rPr/>
      </w:pPr>
      <w:r>
        <w:tab/>
        <w:tab/>
        <w:tab/>
        <w:tab/>
        <w:t>getch();</w:t>
      </w:r>
    </w:p>
    <w:p>
      <w:pPr>
        <w:pStyle w:val="PlainText"/>
        <w:rPr/>
      </w:pPr>
      <w:r>
        <w:tab/>
        <w:tab/>
        <w:tab/>
        <w:tab/>
        <w:t>fclose(fp);</w:t>
      </w:r>
    </w:p>
    <w:p>
      <w:pPr>
        <w:pStyle w:val="PlainText"/>
        <w:rPr/>
      </w:pPr>
      <w:r>
        <w:tab/>
        <w:tab/>
        <w:tab/>
        <w:tab/>
        <w:t>break;</w:t>
      </w:r>
    </w:p>
    <w:p>
      <w:pPr>
        <w:pStyle w:val="PlainText"/>
        <w:rPr/>
      </w:pPr>
      <w:r>
        <w:tab/>
        <w:tab/>
        <w:tab/>
        <w:tab/>
        <w:t>}</w:t>
      </w:r>
    </w:p>
    <w:p>
      <w:pPr>
        <w:pStyle w:val="PlainText"/>
        <w:rPr/>
      </w:pPr>
    </w:p>
    <w:p>
      <w:pPr>
        <w:pStyle w:val="PlainText"/>
        <w:rPr/>
      </w:pPr>
      <w:r>
        <w:tab/>
        <w:tab/>
        <w:tab/>
        <w:t>default:</w:t>
      </w:r>
    </w:p>
    <w:p>
      <w:pPr>
        <w:pStyle w:val="PlainText"/>
        <w:rPr/>
      </w:pPr>
      <w:r>
        <w:tab/>
        <w:tab/>
        <w:tab/>
        <w:tab/>
        <w:t>{</w:t>
      </w:r>
    </w:p>
    <w:p>
      <w:pPr>
        <w:pStyle w:val="PlainText"/>
        <w:rPr/>
      </w:pPr>
      <w:r>
        <w:tab/>
        <w:tab/>
        <w:tab/>
        <w:tab/>
        <w:t>clrscr();</w:t>
      </w:r>
    </w:p>
    <w:p>
      <w:pPr>
        <w:pStyle w:val="PlainText"/>
        <w:rPr/>
      </w:pPr>
      <w:r>
        <w:tab/>
        <w:tab/>
        <w:tab/>
        <w:tab/>
        <w:t>mainscreen();</w:t>
      </w:r>
    </w:p>
    <w:p>
      <w:pPr>
        <w:pStyle w:val="PlainText"/>
        <w:rPr/>
      </w:pPr>
      <w:r>
        <w:tab/>
        <w:tab/>
        <w:tab/>
        <w:tab/>
        <w:t>textcolor(12+128);gotoxy(22,11);</w:t>
      </w:r>
    </w:p>
    <w:p>
      <w:pPr>
        <w:pStyle w:val="PlainText"/>
        <w:rPr/>
      </w:pPr>
      <w:r>
        <w:tab/>
        <w:tab/>
        <w:tab/>
        <w:tab/>
        <w:t>cprintf("Wrong choice");gotoxy(22,13);textcolor(15);</w:t>
      </w:r>
    </w:p>
    <w:p>
      <w:pPr>
        <w:pStyle w:val="PlainText"/>
        <w:rPr/>
      </w:pPr>
      <w:r>
        <w:tab/>
        <w:tab/>
        <w:tab/>
        <w:tab/>
        <w:t xml:space="preserve"> cprintf("Retype choice");</w:t>
      </w:r>
    </w:p>
    <w:p>
      <w:pPr>
        <w:pStyle w:val="PlainText"/>
        <w:rPr/>
      </w:pPr>
      <w:r>
        <w:tab/>
        <w:tab/>
        <w:tab/>
        <w:tab/>
        <w:t>goto label6;</w:t>
      </w:r>
    </w:p>
    <w:p>
      <w:pPr>
        <w:pStyle w:val="PlainText"/>
        <w:rPr/>
      </w:pPr>
      <w:r>
        <w:tab/>
        <w:tab/>
        <w:tab/>
        <w:tab/>
        <w:t>}</w:t>
      </w:r>
    </w:p>
    <w:p>
      <w:pPr>
        <w:pStyle w:val="PlainText"/>
        <w:rPr/>
      </w:pPr>
      <w:r>
        <w:tab/>
        <w:tab/>
        <w:tab/>
        <w:t>}</w:t>
      </w:r>
    </w:p>
    <w:p>
      <w:pPr>
        <w:pStyle w:val="PlainText"/>
        <w:rPr/>
      </w:pPr>
      <w:r>
        <w:tab/>
        <w:tab/>
        <w:t>}break;</w:t>
      </w:r>
    </w:p>
    <w:p>
      <w:pPr>
        <w:pStyle w:val="PlainText"/>
        <w:rPr/>
      </w:pPr>
    </w:p>
    <w:p>
      <w:pPr>
        <w:pStyle w:val="PlainText"/>
        <w:rPr/>
      </w:pPr>
    </w:p>
    <w:p>
      <w:pPr>
        <w:pStyle w:val="PlainText"/>
        <w:rPr/>
      </w:pPr>
    </w:p>
    <w:p>
      <w:pPr>
        <w:pStyle w:val="PlainText"/>
        <w:rPr/>
      </w:pPr>
    </w:p>
    <w:p>
      <w:pPr>
        <w:pStyle w:val="PlainText"/>
        <w:rPr/>
      </w:pPr>
    </w:p>
    <w:p>
      <w:pPr>
        <w:pStyle w:val="PlainText"/>
        <w:rPr/>
      </w:pPr>
      <w:r>
        <w:tab/>
        <w:tab/>
        <w:t>default:</w:t>
      </w:r>
    </w:p>
    <w:p>
      <w:pPr>
        <w:pStyle w:val="PlainText"/>
        <w:rPr/>
      </w:pPr>
      <w:r>
        <w:tab/>
        <w:tab/>
        <w:t xml:space="preserve">       {</w:t>
      </w:r>
    </w:p>
    <w:p>
      <w:pPr>
        <w:pStyle w:val="PlainText"/>
        <w:rPr/>
      </w:pPr>
      <w:r>
        <w:tab/>
        <w:tab/>
        <w:tab/>
        <w:t>clrscr();</w:t>
      </w:r>
    </w:p>
    <w:p>
      <w:pPr>
        <w:pStyle w:val="PlainText"/>
        <w:rPr/>
      </w:pPr>
      <w:r>
        <w:tab/>
        <w:tab/>
        <w:tab/>
        <w:t>mainscreen();</w:t>
      </w:r>
    </w:p>
    <w:p>
      <w:pPr>
        <w:pStyle w:val="PlainText"/>
        <w:rPr/>
      </w:pPr>
      <w:r>
        <w:tab/>
        <w:tab/>
        <w:tab/>
        <w:t>textcolor(12+128);gotoxy(22,11);</w:t>
      </w:r>
    </w:p>
    <w:p>
      <w:pPr>
        <w:pStyle w:val="PlainText"/>
        <w:rPr/>
      </w:pPr>
      <w:r>
        <w:tab/>
        <w:tab/>
        <w:tab/>
        <w:t>cprintf("Wrong choice");gotoxy(22,13);textcolor(15);</w:t>
      </w:r>
    </w:p>
    <w:p>
      <w:pPr>
        <w:pStyle w:val="PlainText"/>
        <w:rPr/>
      </w:pPr>
      <w:r>
        <w:tab/>
        <w:tab/>
        <w:tab/>
        <w:t xml:space="preserve"> cprintf("Retype choice");</w:t>
      </w:r>
    </w:p>
    <w:p>
      <w:pPr>
        <w:pStyle w:val="PlainText"/>
        <w:rPr/>
      </w:pPr>
      <w:r>
        <w:tab/>
        <w:tab/>
        <w:tab/>
        <w:t>goto label1;</w:t>
      </w:r>
    </w:p>
    <w:p>
      <w:pPr>
        <w:pStyle w:val="PlainText"/>
        <w:rPr/>
      </w:pPr>
      <w:r>
        <w:tab/>
        <w:tab/>
        <w:tab/>
        <w:t>}</w:t>
      </w:r>
    </w:p>
    <w:p>
      <w:pPr>
        <w:pStyle w:val="PlainText"/>
        <w:rPr/>
      </w:pPr>
    </w:p>
    <w:p>
      <w:pPr>
        <w:pStyle w:val="PlainText"/>
        <w:rPr/>
      </w:pPr>
      <w:r>
        <w:tab/>
        <w:t>}</w:t>
      </w:r>
    </w:p>
    <w:p>
      <w:pPr>
        <w:pStyle w:val="PlainText"/>
        <w:rPr/>
      </w:pPr>
      <w:r>
        <w:tab/>
        <w:t>clrscr();</w:t>
      </w:r>
    </w:p>
    <w:p>
      <w:pPr>
        <w:pStyle w:val="PlainText"/>
        <w:rPr/>
      </w:pPr>
      <w:r>
        <w:tab/>
        <w:t>mainscreen();</w:t>
      </w:r>
    </w:p>
    <w:p>
      <w:pPr>
        <w:pStyle w:val="PlainText"/>
        <w:rPr/>
      </w:pPr>
      <w:r>
        <w:tab/>
        <w:t>goto label1;</w:t>
      </w:r>
    </w:p>
    <w:p>
      <w:pPr>
        <w:pStyle w:val="PlainText"/>
        <w:rPr/>
      </w:pPr>
      <w:r>
        <w:t>}</w:t>
      </w:r>
    </w:p>
    <w:p>
      <w:pPr>
        <w:pStyle w:val="PlainText"/>
        <w:rPr/>
      </w:pPr>
      <w:r>
        <w:t>void newrecord(int l)</w:t>
      </w:r>
    </w:p>
    <w:p>
      <w:pPr>
        <w:pStyle w:val="PlainText"/>
        <w:rPr/>
      </w:pPr>
      <w:r>
        <w:t>{</w:t>
      </w:r>
    </w:p>
    <w:p>
      <w:pPr>
        <w:pStyle w:val="PlainText"/>
        <w:rPr/>
      </w:pPr>
      <w:r>
        <w:tab/>
        <w:t>char q;</w:t>
      </w:r>
    </w:p>
    <w:p>
      <w:pPr>
        <w:pStyle w:val="PlainText"/>
        <w:rPr/>
      </w:pPr>
      <w:r>
        <w:tab/>
        <w:t>p.sn=l;</w:t>
      </w:r>
    </w:p>
    <w:p>
      <w:pPr>
        <w:pStyle w:val="PlainText"/>
        <w:rPr/>
      </w:pPr>
      <w:r>
        <w:tab/>
        <w:t>displaydepartment();</w:t>
      </w:r>
    </w:p>
    <w:p>
      <w:pPr>
        <w:pStyle w:val="PlainText"/>
        <w:rPr/>
      </w:pPr>
      <w:r>
        <w:tab/>
        <w:t>gotoxy(5,14);textcolor(10);</w:t>
      </w:r>
    </w:p>
    <w:p>
      <w:pPr>
        <w:pStyle w:val="PlainText"/>
        <w:rPr/>
      </w:pPr>
      <w:r>
        <w:tab/>
        <w:t>cprintf("Record of patient no:");</w:t>
      </w:r>
    </w:p>
    <w:p>
      <w:pPr>
        <w:pStyle w:val="PlainText"/>
        <w:rPr/>
      </w:pPr>
      <w:r>
        <w:tab/>
        <w:t>printf(" %d",l);</w:t>
      </w:r>
    </w:p>
    <w:p>
      <w:pPr>
        <w:pStyle w:val="PlainText"/>
        <w:rPr/>
      </w:pPr>
      <w:r>
        <w:tab/>
        <w:t>gotoxy(5,17);</w:t>
      </w:r>
    </w:p>
    <w:p>
      <w:pPr>
        <w:pStyle w:val="PlainText"/>
        <w:rPr/>
      </w:pPr>
      <w:r>
        <w:tab/>
        <w:t>cprintf("Name:");</w:t>
      </w:r>
    </w:p>
    <w:p>
      <w:pPr>
        <w:pStyle w:val="PlainText"/>
        <w:rPr/>
      </w:pPr>
    </w:p>
    <w:p>
      <w:pPr>
        <w:pStyle w:val="PlainText"/>
        <w:rPr/>
      </w:pPr>
      <w:r>
        <w:tab/>
        <w:t>gotoxy(5,20);</w:t>
      </w:r>
    </w:p>
    <w:p>
      <w:pPr>
        <w:pStyle w:val="PlainText"/>
        <w:rPr/>
      </w:pPr>
      <w:r>
        <w:tab/>
        <w:t>cprintf("Address:");</w:t>
      </w:r>
    </w:p>
    <w:p>
      <w:pPr>
        <w:pStyle w:val="PlainText"/>
        <w:rPr/>
      </w:pPr>
    </w:p>
    <w:p>
      <w:pPr>
        <w:pStyle w:val="PlainText"/>
        <w:rPr/>
      </w:pPr>
      <w:r>
        <w:tab/>
        <w:t>gotoxy(5,23);</w:t>
      </w:r>
    </w:p>
    <w:p>
      <w:pPr>
        <w:pStyle w:val="PlainText"/>
        <w:rPr/>
      </w:pPr>
      <w:r>
        <w:tab/>
        <w:t>cprintf("Age: ");</w:t>
      </w:r>
    </w:p>
    <w:p>
      <w:pPr>
        <w:pStyle w:val="PlainText"/>
        <w:rPr/>
      </w:pPr>
    </w:p>
    <w:p>
      <w:pPr>
        <w:pStyle w:val="PlainText"/>
        <w:rPr/>
      </w:pPr>
      <w:r>
        <w:tab/>
        <w:t>gotoxy(5,26);</w:t>
      </w:r>
    </w:p>
    <w:p>
      <w:pPr>
        <w:pStyle w:val="PlainText"/>
        <w:rPr/>
      </w:pPr>
      <w:r>
        <w:tab/>
        <w:t>cprintf("Sex(m/f): ");</w:t>
      </w:r>
    </w:p>
    <w:p>
      <w:pPr>
        <w:pStyle w:val="PlainText"/>
        <w:rPr/>
      </w:pPr>
    </w:p>
    <w:p>
      <w:pPr>
        <w:pStyle w:val="PlainText"/>
        <w:rPr/>
      </w:pPr>
      <w:r>
        <w:tab/>
        <w:t>gotoxy(5,29);</w:t>
      </w:r>
    </w:p>
    <w:p>
      <w:pPr>
        <w:pStyle w:val="PlainText"/>
        <w:rPr/>
      </w:pPr>
      <w:r>
        <w:tab/>
        <w:t>cprintf("Disease Descrp:");</w:t>
      </w:r>
    </w:p>
    <w:p>
      <w:pPr>
        <w:pStyle w:val="PlainText"/>
        <w:rPr/>
      </w:pPr>
      <w:r>
        <w:tab/>
        <w:t>gotoxy(9,30);</w:t>
      </w:r>
    </w:p>
    <w:p>
      <w:pPr>
        <w:pStyle w:val="PlainText"/>
        <w:rPr/>
      </w:pPr>
      <w:r>
        <w:tab/>
        <w:t>cprintf("(In Short)");</w:t>
      </w:r>
    </w:p>
    <w:p>
      <w:pPr>
        <w:pStyle w:val="PlainText"/>
        <w:rPr/>
      </w:pPr>
    </w:p>
    <w:p>
      <w:pPr>
        <w:pStyle w:val="PlainText"/>
        <w:rPr/>
      </w:pPr>
      <w:r>
        <w:tab/>
        <w:t>gotoxy(5,33);</w:t>
      </w:r>
    </w:p>
    <w:p>
      <w:pPr>
        <w:pStyle w:val="PlainText"/>
        <w:rPr/>
      </w:pPr>
      <w:r>
        <w:tab/>
        <w:t>cprintf("Reff. Specialist no:");</w:t>
      </w:r>
    </w:p>
    <w:p>
      <w:pPr>
        <w:pStyle w:val="PlainText"/>
        <w:rPr/>
      </w:pPr>
      <w:r>
        <w:tab/>
        <w:t>fflush(stdin);gotoxy(10,17);</w:t>
      </w:r>
    </w:p>
    <w:p>
      <w:pPr>
        <w:pStyle w:val="PlainText"/>
        <w:rPr/>
      </w:pPr>
      <w:r>
        <w:tab/>
        <w:t>scanf("%[^\n]",p.name);</w:t>
      </w:r>
    </w:p>
    <w:p>
      <w:pPr>
        <w:pStyle w:val="PlainText"/>
        <w:rPr/>
      </w:pPr>
      <w:r>
        <w:tab/>
        <w:t>p.name[0]=toupper(p.name[0]);</w:t>
      </w:r>
    </w:p>
    <w:p>
      <w:pPr>
        <w:pStyle w:val="PlainText"/>
        <w:rPr/>
      </w:pPr>
      <w:r>
        <w:tab/>
        <w:t>gotoxy(14,20);</w:t>
      </w:r>
    </w:p>
    <w:p>
      <w:pPr>
        <w:pStyle w:val="PlainText"/>
        <w:rPr/>
      </w:pPr>
      <w:r>
        <w:tab/>
        <w:t>fflush(stdin);</w:t>
      </w:r>
    </w:p>
    <w:p>
      <w:pPr>
        <w:pStyle w:val="PlainText"/>
        <w:rPr/>
      </w:pPr>
      <w:r>
        <w:tab/>
        <w:t>scanf("%[^\n]",p.address);</w:t>
      </w:r>
    </w:p>
    <w:p>
      <w:pPr>
        <w:pStyle w:val="PlainText"/>
        <w:rPr/>
      </w:pPr>
      <w:r>
        <w:tab/>
        <w:t>gotoxy(10,23);</w:t>
      </w:r>
    </w:p>
    <w:p>
      <w:pPr>
        <w:pStyle w:val="PlainText"/>
        <w:rPr/>
      </w:pPr>
      <w:r>
        <w:tab/>
        <w:t>fflush(stdin);</w:t>
      </w:r>
    </w:p>
    <w:p>
      <w:pPr>
        <w:pStyle w:val="PlainText"/>
        <w:rPr/>
      </w:pPr>
      <w:r>
        <w:tab/>
        <w:t>scanf("%d",&amp;p.age);</w:t>
      </w:r>
    </w:p>
    <w:p>
      <w:pPr>
        <w:pStyle w:val="PlainText"/>
        <w:rPr/>
      </w:pPr>
      <w:r>
        <w:tab/>
        <w:t>gotoxy(15,26);</w:t>
      </w:r>
    </w:p>
    <w:p>
      <w:pPr>
        <w:pStyle w:val="PlainText"/>
        <w:rPr/>
      </w:pPr>
      <w:r>
        <w:tab/>
        <w:t>fflush(stdin);</w:t>
      </w:r>
    </w:p>
    <w:p>
      <w:pPr>
        <w:pStyle w:val="PlainText"/>
        <w:rPr/>
      </w:pPr>
      <w:r>
        <w:tab/>
        <w:t>scanf("%c",&amp;p.ch);</w:t>
      </w:r>
    </w:p>
    <w:p>
      <w:pPr>
        <w:pStyle w:val="PlainText"/>
        <w:rPr/>
      </w:pPr>
      <w:r>
        <w:tab/>
        <w:t>fflush(stdin);gotoxy(22,29);</w:t>
      </w:r>
    </w:p>
    <w:p>
      <w:pPr>
        <w:pStyle w:val="PlainText"/>
        <w:rPr/>
      </w:pPr>
      <w:r>
        <w:tab/>
        <w:t>scanf("%[^\n]",p.disease);</w:t>
      </w:r>
    </w:p>
    <w:p>
      <w:pPr>
        <w:pStyle w:val="PlainText"/>
        <w:rPr/>
      </w:pPr>
      <w:r>
        <w:t>}</w:t>
      </w:r>
    </w:p>
    <w:p>
      <w:pPr>
        <w:pStyle w:val="PlainText"/>
        <w:rPr/>
      </w:pPr>
      <w:r>
        <w:t>void newrecord1()</w:t>
      </w:r>
    </w:p>
    <w:p>
      <w:pPr>
        <w:pStyle w:val="PlainText"/>
        <w:rPr/>
      </w:pPr>
      <w:r>
        <w:t>{</w:t>
      </w:r>
    </w:p>
    <w:p>
      <w:pPr>
        <w:pStyle w:val="PlainText"/>
        <w:rPr/>
      </w:pPr>
      <w:r>
        <w:tab/>
        <w:t xml:space="preserve">  char q;</w:t>
      </w:r>
    </w:p>
    <w:p>
      <w:pPr>
        <w:pStyle w:val="PlainText"/>
        <w:rPr/>
      </w:pPr>
      <w:r>
        <w:tab/>
        <w:t xml:space="preserve"> fflush(stdin);</w:t>
      </w:r>
    </w:p>
    <w:p>
      <w:pPr>
        <w:pStyle w:val="PlainText"/>
        <w:rPr/>
      </w:pPr>
      <w:r>
        <w:tab/>
        <w:t xml:space="preserve"> gotoxy(25,33);</w:t>
      </w:r>
    </w:p>
    <w:p>
      <w:pPr>
        <w:pStyle w:val="PlainText"/>
        <w:rPr/>
      </w:pPr>
      <w:r>
        <w:tab/>
        <w:t>scanf("%c",&amp;q);</w:t>
      </w:r>
    </w:p>
    <w:p>
      <w:pPr>
        <w:pStyle w:val="PlainText"/>
        <w:rPr/>
      </w:pPr>
      <w:r>
        <w:tab/>
        <w:t>switch(q)</w:t>
      </w:r>
    </w:p>
    <w:p>
      <w:pPr>
        <w:pStyle w:val="PlainText"/>
        <w:rPr/>
      </w:pPr>
      <w:r>
        <w:tab/>
        <w:t>{</w:t>
      </w:r>
    </w:p>
    <w:p>
      <w:pPr>
        <w:pStyle w:val="PlainText"/>
        <w:rPr/>
      </w:pPr>
      <w:r>
        <w:tab/>
        <w:tab/>
        <w:t>case '1':</w:t>
      </w:r>
    </w:p>
    <w:p>
      <w:pPr>
        <w:pStyle w:val="PlainText"/>
        <w:rPr/>
      </w:pPr>
      <w:r>
        <w:tab/>
        <w:tab/>
        <w:tab/>
        <w:t xml:space="preserve">{      </w:t>
        <w:tab/>
        <w:t>gotoxy(5,36);</w:t>
      </w:r>
    </w:p>
    <w:p>
      <w:pPr>
        <w:pStyle w:val="PlainText"/>
        <w:rPr/>
      </w:pPr>
      <w:r>
        <w:tab/>
        <w:tab/>
        <w:tab/>
        <w:t xml:space="preserve">       cprintf("Reff.Specialist:");</w:t>
      </w:r>
    </w:p>
    <w:p>
      <w:pPr>
        <w:pStyle w:val="PlainText"/>
        <w:rPr/>
      </w:pPr>
      <w:r>
        <w:tab/>
        <w:tab/>
        <w:tab/>
        <w:t xml:space="preserve">       printf("Generalphysician");</w:t>
      </w:r>
    </w:p>
    <w:p>
      <w:pPr>
        <w:pStyle w:val="PlainText"/>
        <w:rPr/>
      </w:pPr>
      <w:r>
        <w:tab/>
        <w:tab/>
        <w:tab/>
        <w:t xml:space="preserve">       strcpy(p.department,"General Physician");</w:t>
      </w:r>
    </w:p>
    <w:p>
      <w:pPr>
        <w:pStyle w:val="PlainText"/>
        <w:rPr/>
      </w:pPr>
      <w:r>
        <w:tab/>
        <w:tab/>
        <w:tab/>
        <w:t xml:space="preserve">       gotoxy(5,39);</w:t>
      </w:r>
    </w:p>
    <w:p>
      <w:pPr>
        <w:pStyle w:val="PlainText"/>
        <w:rPr/>
      </w:pPr>
      <w:r>
        <w:tab/>
        <w:tab/>
        <w:tab/>
        <w:tab/>
        <w:t>cprintf("Room no:");</w:t>
      </w:r>
    </w:p>
    <w:p>
      <w:pPr>
        <w:pStyle w:val="PlainText"/>
        <w:rPr/>
      </w:pPr>
      <w:r>
        <w:tab/>
        <w:tab/>
        <w:tab/>
        <w:tab/>
        <w:t>fflush(stdin);</w:t>
      </w:r>
    </w:p>
    <w:p>
      <w:pPr>
        <w:pStyle w:val="PlainText"/>
        <w:rPr/>
      </w:pPr>
      <w:r>
        <w:tab/>
        <w:tab/>
        <w:tab/>
        <w:tab/>
        <w:t>scanf("%d",&amp;p.roomno);</w:t>
      </w:r>
    </w:p>
    <w:p>
      <w:pPr>
        <w:pStyle w:val="PlainText"/>
        <w:rPr/>
      </w:pPr>
      <w:r>
        <w:tab/>
        <w:tab/>
        <w:tab/>
        <w:t xml:space="preserve">       //</w:t>
        <w:tab/>
        <w:t>getch();</w:t>
      </w:r>
    </w:p>
    <w:p>
      <w:pPr>
        <w:pStyle w:val="PlainText"/>
        <w:rPr/>
      </w:pPr>
    </w:p>
    <w:p>
      <w:pPr>
        <w:pStyle w:val="PlainText"/>
        <w:rPr/>
      </w:pPr>
      <w:r>
        <w:tab/>
        <w:tab/>
        <w:tab/>
        <w:tab/>
        <w:t>break;</w:t>
      </w:r>
    </w:p>
    <w:p>
      <w:pPr>
        <w:pStyle w:val="PlainText"/>
        <w:rPr/>
      </w:pPr>
    </w:p>
    <w:p>
      <w:pPr>
        <w:pStyle w:val="PlainText"/>
        <w:rPr/>
      </w:pPr>
      <w:r>
        <w:tab/>
        <w:tab/>
        <w:tab/>
        <w:t>}</w:t>
      </w:r>
    </w:p>
    <w:p>
      <w:pPr>
        <w:pStyle w:val="PlainText"/>
        <w:rPr/>
      </w:pPr>
      <w:r>
        <w:tab/>
        <w:tab/>
        <w:t>case '2':</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printf("E.N.T.");</w:t>
      </w:r>
    </w:p>
    <w:p>
      <w:pPr>
        <w:pStyle w:val="PlainText"/>
        <w:rPr/>
      </w:pPr>
      <w:r>
        <w:tab/>
        <w:tab/>
        <w:tab/>
        <w:t xml:space="preserve">       gotoxy(5,39);</w:t>
      </w:r>
    </w:p>
    <w:p>
      <w:pPr>
        <w:pStyle w:val="PlainText"/>
        <w:rPr/>
      </w:pPr>
      <w:r>
        <w:tab/>
        <w:tab/>
        <w:tab/>
        <w:t xml:space="preserve">       cprintf("Room no:");</w:t>
      </w:r>
    </w:p>
    <w:p>
      <w:pPr>
        <w:pStyle w:val="PlainText"/>
        <w:rPr/>
      </w:pPr>
      <w:r>
        <w:tab/>
        <w:tab/>
        <w:tab/>
        <w:t xml:space="preserve">       printf("302");</w:t>
      </w:r>
    </w:p>
    <w:p>
      <w:pPr>
        <w:pStyle w:val="PlainText"/>
        <w:rPr/>
      </w:pPr>
      <w:r>
        <w:tab/>
        <w:tab/>
        <w:tab/>
        <w:t xml:space="preserve">       strcpy(p.department,"E.N.T");</w:t>
      </w:r>
    </w:p>
    <w:p>
      <w:pPr>
        <w:pStyle w:val="PlainText"/>
        <w:rPr/>
      </w:pPr>
      <w:r>
        <w:tab/>
        <w:tab/>
        <w:tab/>
        <w:tab/>
        <w:t>p.roomno=302; getch();</w:t>
      </w:r>
    </w:p>
    <w:p>
      <w:pPr>
        <w:pStyle w:val="PlainText"/>
        <w:rPr/>
      </w:pPr>
      <w:r>
        <w:tab/>
        <w:tab/>
        <w:tab/>
        <w:tab/>
        <w:t>break;</w:t>
      </w:r>
    </w:p>
    <w:p>
      <w:pPr>
        <w:pStyle w:val="PlainText"/>
        <w:rPr/>
      </w:pPr>
      <w:r>
        <w:tab/>
        <w:tab/>
        <w:tab/>
        <w:t>}</w:t>
      </w:r>
    </w:p>
    <w:p>
      <w:pPr>
        <w:pStyle w:val="PlainText"/>
        <w:rPr/>
      </w:pPr>
      <w:r>
        <w:tab/>
        <w:tab/>
        <w:tab/>
        <w:t>case '3':</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printf("Cardiologist");</w:t>
      </w:r>
    </w:p>
    <w:p>
      <w:pPr>
        <w:pStyle w:val="PlainText"/>
        <w:rPr/>
      </w:pPr>
      <w:r>
        <w:tab/>
        <w:tab/>
        <w:tab/>
        <w:t xml:space="preserve">       gotoxy(5,39);</w:t>
      </w:r>
    </w:p>
    <w:p>
      <w:pPr>
        <w:pStyle w:val="PlainText"/>
        <w:rPr/>
      </w:pPr>
      <w:r>
        <w:tab/>
        <w:tab/>
        <w:tab/>
        <w:t xml:space="preserve">       cprintf("Room no:");</w:t>
      </w:r>
    </w:p>
    <w:p>
      <w:pPr>
        <w:pStyle w:val="PlainText"/>
        <w:rPr/>
      </w:pPr>
      <w:r>
        <w:tab/>
        <w:tab/>
        <w:tab/>
        <w:t xml:space="preserve">       printf("509");</w:t>
      </w:r>
    </w:p>
    <w:p>
      <w:pPr>
        <w:pStyle w:val="PlainText"/>
        <w:rPr/>
      </w:pPr>
      <w:r>
        <w:tab/>
        <w:tab/>
        <w:tab/>
        <w:t xml:space="preserve">       strcpy(p.department,"cardiologist");</w:t>
      </w:r>
    </w:p>
    <w:p>
      <w:pPr>
        <w:pStyle w:val="PlainText"/>
        <w:rPr/>
      </w:pPr>
      <w:r>
        <w:tab/>
        <w:tab/>
        <w:tab/>
        <w:tab/>
        <w:t>p.roomno=509; getch();</w:t>
      </w:r>
    </w:p>
    <w:p>
      <w:pPr>
        <w:pStyle w:val="PlainText"/>
        <w:rPr/>
      </w:pPr>
      <w:r>
        <w:tab/>
        <w:tab/>
        <w:tab/>
        <w:tab/>
        <w:t>break;</w:t>
      </w:r>
    </w:p>
    <w:p>
      <w:pPr>
        <w:pStyle w:val="PlainText"/>
        <w:rPr/>
      </w:pPr>
      <w:r>
        <w:tab/>
        <w:tab/>
        <w:tab/>
        <w:t>}</w:t>
      </w:r>
    </w:p>
    <w:p>
      <w:pPr>
        <w:pStyle w:val="PlainText"/>
        <w:rPr/>
      </w:pPr>
      <w:r>
        <w:tab/>
        <w:tab/>
        <w:tab/>
        <w:t>case '4':</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printf("Dermatologist");</w:t>
      </w:r>
    </w:p>
    <w:p>
      <w:pPr>
        <w:pStyle w:val="PlainText"/>
        <w:rPr/>
      </w:pPr>
      <w:r>
        <w:tab/>
        <w:tab/>
        <w:tab/>
        <w:t xml:space="preserve">       gotoxy(5,39);</w:t>
      </w:r>
    </w:p>
    <w:p>
      <w:pPr>
        <w:pStyle w:val="PlainText"/>
        <w:rPr/>
      </w:pPr>
      <w:r>
        <w:tab/>
        <w:tab/>
        <w:tab/>
        <w:t xml:space="preserve">       cprintf("Room no:");</w:t>
      </w:r>
    </w:p>
    <w:p>
      <w:pPr>
        <w:pStyle w:val="PlainText"/>
        <w:rPr/>
      </w:pPr>
      <w:r>
        <w:tab/>
        <w:tab/>
        <w:tab/>
        <w:t xml:space="preserve">       printf("406");</w:t>
      </w:r>
    </w:p>
    <w:p>
      <w:pPr>
        <w:pStyle w:val="PlainText"/>
        <w:rPr/>
      </w:pPr>
      <w:r>
        <w:tab/>
        <w:tab/>
        <w:tab/>
        <w:t xml:space="preserve">       strcpy(p.department,"Dermatologist");</w:t>
      </w:r>
    </w:p>
    <w:p>
      <w:pPr>
        <w:pStyle w:val="PlainText"/>
        <w:rPr/>
      </w:pPr>
      <w:r>
        <w:tab/>
        <w:tab/>
        <w:tab/>
        <w:tab/>
        <w:t>p.roomno=406; getch();</w:t>
      </w:r>
    </w:p>
    <w:p>
      <w:pPr>
        <w:pStyle w:val="PlainText"/>
        <w:rPr/>
      </w:pPr>
      <w:r>
        <w:tab/>
        <w:tab/>
        <w:tab/>
        <w:tab/>
        <w:t>break;</w:t>
      </w:r>
    </w:p>
    <w:p>
      <w:pPr>
        <w:pStyle w:val="PlainText"/>
        <w:rPr/>
      </w:pPr>
      <w:r>
        <w:tab/>
        <w:tab/>
        <w:tab/>
        <w:t>}</w:t>
      </w:r>
    </w:p>
    <w:p>
      <w:pPr>
        <w:pStyle w:val="PlainText"/>
        <w:rPr/>
      </w:pPr>
    </w:p>
    <w:p>
      <w:pPr>
        <w:pStyle w:val="PlainText"/>
        <w:rPr/>
      </w:pPr>
      <w:r>
        <w:tab/>
        <w:tab/>
        <w:tab/>
        <w:t>case '5':</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printf("Gastroenteroiogist");</w:t>
      </w:r>
    </w:p>
    <w:p>
      <w:pPr>
        <w:pStyle w:val="PlainText"/>
        <w:rPr/>
      </w:pPr>
      <w:r>
        <w:tab/>
        <w:tab/>
        <w:tab/>
        <w:t xml:space="preserve">       gotoxy(5,39);</w:t>
      </w:r>
    </w:p>
    <w:p>
      <w:pPr>
        <w:pStyle w:val="PlainText"/>
        <w:rPr/>
      </w:pPr>
      <w:r>
        <w:tab/>
        <w:tab/>
        <w:tab/>
        <w:t xml:space="preserve">       cprintf("Room no:");</w:t>
      </w:r>
    </w:p>
    <w:p>
      <w:pPr>
        <w:pStyle w:val="PlainText"/>
        <w:rPr/>
      </w:pPr>
      <w:r>
        <w:tab/>
        <w:tab/>
        <w:tab/>
        <w:t xml:space="preserve">       printf("308");</w:t>
      </w:r>
    </w:p>
    <w:p>
      <w:pPr>
        <w:pStyle w:val="PlainText"/>
        <w:rPr/>
      </w:pPr>
      <w:r>
        <w:tab/>
        <w:tab/>
        <w:tab/>
        <w:t xml:space="preserve">       strcpy(p.department,"Gastroentrologist");</w:t>
      </w:r>
    </w:p>
    <w:p>
      <w:pPr>
        <w:pStyle w:val="PlainText"/>
        <w:rPr/>
      </w:pPr>
      <w:r>
        <w:tab/>
        <w:tab/>
        <w:tab/>
        <w:tab/>
        <w:t>p.roomno=308; getch();</w:t>
      </w:r>
    </w:p>
    <w:p>
      <w:pPr>
        <w:pStyle w:val="PlainText"/>
        <w:rPr/>
      </w:pPr>
      <w:r>
        <w:tab/>
        <w:tab/>
        <w:tab/>
        <w:tab/>
        <w:t>break;</w:t>
      </w:r>
    </w:p>
    <w:p>
      <w:pPr>
        <w:pStyle w:val="PlainText"/>
        <w:rPr/>
      </w:pPr>
      <w:r>
        <w:tab/>
        <w:tab/>
        <w:tab/>
        <w:t>}</w:t>
      </w:r>
    </w:p>
    <w:p>
      <w:pPr>
        <w:pStyle w:val="PlainText"/>
        <w:rPr/>
      </w:pPr>
      <w:r>
        <w:tab/>
        <w:tab/>
        <w:tab/>
        <w:t>case '6':</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printf("Pediatrician");</w:t>
      </w:r>
    </w:p>
    <w:p>
      <w:pPr>
        <w:pStyle w:val="PlainText"/>
        <w:rPr/>
      </w:pPr>
      <w:r>
        <w:tab/>
        <w:tab/>
        <w:tab/>
        <w:t xml:space="preserve">       gotoxy(5,39);</w:t>
      </w:r>
    </w:p>
    <w:p>
      <w:pPr>
        <w:pStyle w:val="PlainText"/>
        <w:rPr/>
      </w:pPr>
      <w:r>
        <w:tab/>
        <w:tab/>
        <w:tab/>
        <w:t xml:space="preserve">       cprintf("Room no:");</w:t>
      </w:r>
    </w:p>
    <w:p>
      <w:pPr>
        <w:pStyle w:val="PlainText"/>
        <w:rPr/>
      </w:pPr>
      <w:r>
        <w:tab/>
        <w:tab/>
        <w:tab/>
        <w:t xml:space="preserve">       printf("207");</w:t>
      </w:r>
    </w:p>
    <w:p>
      <w:pPr>
        <w:pStyle w:val="PlainText"/>
        <w:rPr/>
      </w:pPr>
      <w:r>
        <w:tab/>
        <w:tab/>
        <w:tab/>
        <w:t xml:space="preserve">       strcpy(p.department,"Padiatrician");</w:t>
      </w:r>
    </w:p>
    <w:p>
      <w:pPr>
        <w:pStyle w:val="PlainText"/>
        <w:rPr/>
      </w:pPr>
      <w:r>
        <w:tab/>
        <w:tab/>
        <w:tab/>
        <w:tab/>
        <w:t>p.roomno=207; getch();</w:t>
      </w:r>
    </w:p>
    <w:p>
      <w:pPr>
        <w:pStyle w:val="PlainText"/>
        <w:rPr/>
      </w:pPr>
      <w:r>
        <w:tab/>
        <w:tab/>
        <w:tab/>
        <w:tab/>
        <w:t>break;</w:t>
      </w:r>
    </w:p>
    <w:p>
      <w:pPr>
        <w:pStyle w:val="PlainText"/>
        <w:rPr/>
      </w:pPr>
      <w:r>
        <w:tab/>
        <w:tab/>
        <w:tab/>
        <w:t>}</w:t>
      </w:r>
    </w:p>
    <w:p>
      <w:pPr>
        <w:pStyle w:val="PlainText"/>
        <w:rPr/>
      </w:pPr>
      <w:r>
        <w:tab/>
        <w:tab/>
        <w:tab/>
        <w:t>case '7':</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printf("EYE Specialist");</w:t>
      </w:r>
    </w:p>
    <w:p>
      <w:pPr>
        <w:pStyle w:val="PlainText"/>
        <w:rPr/>
      </w:pPr>
      <w:r>
        <w:tab/>
        <w:tab/>
        <w:tab/>
        <w:t xml:space="preserve">       gotoxy(5,39);</w:t>
      </w:r>
    </w:p>
    <w:p>
      <w:pPr>
        <w:pStyle w:val="PlainText"/>
        <w:rPr/>
      </w:pPr>
      <w:r>
        <w:tab/>
        <w:tab/>
        <w:tab/>
        <w:t xml:space="preserve">       cprintf("Room no:");</w:t>
      </w:r>
    </w:p>
    <w:p>
      <w:pPr>
        <w:pStyle w:val="PlainText"/>
        <w:rPr/>
      </w:pPr>
      <w:r>
        <w:tab/>
        <w:tab/>
        <w:tab/>
        <w:t xml:space="preserve">       printf("102");</w:t>
      </w:r>
    </w:p>
    <w:p>
      <w:pPr>
        <w:pStyle w:val="PlainText"/>
        <w:rPr/>
      </w:pPr>
      <w:r>
        <w:tab/>
        <w:tab/>
        <w:tab/>
        <w:t xml:space="preserve">       strcpy(p.department,"EYE Specialist");</w:t>
      </w:r>
    </w:p>
    <w:p>
      <w:pPr>
        <w:pStyle w:val="PlainText"/>
        <w:rPr/>
      </w:pPr>
      <w:r>
        <w:tab/>
        <w:tab/>
        <w:tab/>
        <w:tab/>
        <w:t>p.roomno=102; getch();</w:t>
      </w:r>
    </w:p>
    <w:p>
      <w:pPr>
        <w:pStyle w:val="PlainText"/>
        <w:rPr/>
      </w:pPr>
      <w:r>
        <w:tab/>
        <w:tab/>
        <w:tab/>
        <w:tab/>
        <w:t>break;</w:t>
      </w:r>
    </w:p>
    <w:p>
      <w:pPr>
        <w:pStyle w:val="PlainText"/>
        <w:rPr/>
      </w:pPr>
      <w:r>
        <w:tab/>
        <w:tab/>
        <w:tab/>
        <w:t>}</w:t>
      </w:r>
    </w:p>
    <w:p>
      <w:pPr>
        <w:pStyle w:val="PlainText"/>
        <w:rPr/>
      </w:pPr>
      <w:r>
        <w:tab/>
        <w:tab/>
        <w:tab/>
        <w:t>case '8':</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printf("Nephrologist");</w:t>
      </w:r>
    </w:p>
    <w:p>
      <w:pPr>
        <w:pStyle w:val="PlainText"/>
        <w:rPr/>
      </w:pPr>
      <w:r>
        <w:tab/>
        <w:tab/>
        <w:tab/>
        <w:t xml:space="preserve">       gotoxy(5,39);</w:t>
      </w:r>
    </w:p>
    <w:p>
      <w:pPr>
        <w:pStyle w:val="PlainText"/>
        <w:rPr/>
      </w:pPr>
      <w:r>
        <w:tab/>
        <w:tab/>
        <w:tab/>
        <w:t xml:space="preserve">       cprintf("Room no:");</w:t>
      </w:r>
    </w:p>
    <w:p>
      <w:pPr>
        <w:pStyle w:val="PlainText"/>
        <w:rPr/>
      </w:pPr>
      <w:r>
        <w:tab/>
        <w:tab/>
        <w:tab/>
        <w:t xml:space="preserve">       printf("109");</w:t>
      </w:r>
    </w:p>
    <w:p>
      <w:pPr>
        <w:pStyle w:val="PlainText"/>
        <w:rPr/>
      </w:pPr>
      <w:r>
        <w:tab/>
        <w:tab/>
        <w:tab/>
        <w:t xml:space="preserve">       strcpy(p.department,"Nephrologist");</w:t>
      </w:r>
    </w:p>
    <w:p>
      <w:pPr>
        <w:pStyle w:val="PlainText"/>
        <w:rPr/>
      </w:pPr>
      <w:r>
        <w:tab/>
        <w:tab/>
        <w:tab/>
        <w:tab/>
        <w:t>p.roomno=109; getch();</w:t>
      </w:r>
    </w:p>
    <w:p>
      <w:pPr>
        <w:pStyle w:val="PlainText"/>
        <w:rPr/>
      </w:pPr>
      <w:r>
        <w:tab/>
        <w:tab/>
        <w:tab/>
        <w:tab/>
        <w:t>break;</w:t>
      </w:r>
    </w:p>
    <w:p>
      <w:pPr>
        <w:pStyle w:val="PlainText"/>
        <w:rPr/>
      </w:pPr>
      <w:r>
        <w:tab/>
        <w:tab/>
        <w:tab/>
        <w:t>}</w:t>
      </w:r>
    </w:p>
    <w:p>
      <w:pPr>
        <w:pStyle w:val="PlainText"/>
        <w:rPr/>
      </w:pPr>
      <w:r>
        <w:tab/>
        <w:tab/>
        <w:tab/>
        <w:t>case '9':</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printf("General Surgeon");</w:t>
      </w:r>
    </w:p>
    <w:p>
      <w:pPr>
        <w:pStyle w:val="PlainText"/>
        <w:rPr/>
      </w:pPr>
      <w:r>
        <w:tab/>
        <w:tab/>
        <w:tab/>
        <w:t xml:space="preserve">       strcpy(p.department,"General Surgeon");</w:t>
      </w:r>
    </w:p>
    <w:p>
      <w:pPr>
        <w:pStyle w:val="PlainText"/>
        <w:rPr/>
      </w:pPr>
      <w:r>
        <w:tab/>
        <w:tab/>
        <w:tab/>
        <w:t xml:space="preserve">       gotoxy(5,39);</w:t>
      </w:r>
    </w:p>
    <w:p>
      <w:pPr>
        <w:pStyle w:val="PlainText"/>
        <w:rPr/>
      </w:pPr>
      <w:r>
        <w:tab/>
        <w:tab/>
        <w:tab/>
        <w:tab/>
        <w:t>cprintf("Room no:");</w:t>
      </w:r>
    </w:p>
    <w:p>
      <w:pPr>
        <w:pStyle w:val="PlainText"/>
        <w:rPr/>
      </w:pPr>
      <w:r>
        <w:tab/>
        <w:tab/>
        <w:tab/>
        <w:tab/>
        <w:t>fflush(stdin);</w:t>
      </w:r>
    </w:p>
    <w:p>
      <w:pPr>
        <w:pStyle w:val="PlainText"/>
        <w:rPr/>
      </w:pPr>
      <w:r>
        <w:tab/>
        <w:tab/>
        <w:tab/>
        <w:tab/>
        <w:t>scanf("%d",&amp;p.roomno);</w:t>
      </w:r>
    </w:p>
    <w:p>
      <w:pPr>
        <w:pStyle w:val="PlainText"/>
        <w:rPr/>
      </w:pPr>
      <w:r>
        <w:tab/>
        <w:tab/>
        <w:tab/>
        <w:t xml:space="preserve">       //</w:t>
        <w:tab/>
        <w:t>getch();</w:t>
      </w:r>
    </w:p>
    <w:p>
      <w:pPr>
        <w:pStyle w:val="PlainText"/>
        <w:rPr/>
      </w:pPr>
      <w:r>
        <w:tab/>
        <w:tab/>
        <w:tab/>
        <w:tab/>
        <w:t>break;</w:t>
      </w:r>
    </w:p>
    <w:p>
      <w:pPr>
        <w:pStyle w:val="PlainText"/>
        <w:rPr/>
      </w:pPr>
      <w:r>
        <w:tab/>
        <w:tab/>
        <w:tab/>
        <w:t>}</w:t>
      </w:r>
    </w:p>
    <w:p>
      <w:pPr>
        <w:pStyle w:val="PlainText"/>
        <w:rPr/>
      </w:pPr>
      <w:r>
        <w:tab/>
        <w:tab/>
        <w:tab/>
        <w:t>case '10':</w:t>
      </w:r>
    </w:p>
    <w:p>
      <w:pPr>
        <w:pStyle w:val="PlainText"/>
        <w:rPr/>
      </w:pPr>
      <w:r>
        <w:tab/>
        <w:tab/>
        <w:tab/>
        <w:t>{      gotoxy(5,36);</w:t>
      </w:r>
    </w:p>
    <w:p>
      <w:pPr>
        <w:pStyle w:val="PlainText"/>
        <w:rPr/>
      </w:pPr>
      <w:r>
        <w:tab/>
        <w:tab/>
        <w:tab/>
        <w:t xml:space="preserve">       cprintf("Reff.Specialist:");</w:t>
      </w:r>
    </w:p>
    <w:p>
      <w:pPr>
        <w:pStyle w:val="PlainText"/>
        <w:rPr/>
      </w:pPr>
      <w:r>
        <w:tab/>
        <w:tab/>
        <w:tab/>
        <w:t xml:space="preserve">       printf("Accumpunturist");</w:t>
      </w:r>
    </w:p>
    <w:p>
      <w:pPr>
        <w:pStyle w:val="PlainText"/>
        <w:rPr/>
      </w:pPr>
      <w:r>
        <w:tab/>
        <w:tab/>
        <w:tab/>
        <w:t xml:space="preserve">       strcpy(p.department,"Accumpunturist");</w:t>
      </w:r>
    </w:p>
    <w:p>
      <w:pPr>
        <w:pStyle w:val="PlainText"/>
        <w:rPr/>
      </w:pPr>
      <w:r>
        <w:tab/>
        <w:tab/>
        <w:tab/>
        <w:t xml:space="preserve">       gotoxy(5,39);</w:t>
      </w:r>
    </w:p>
    <w:p>
      <w:pPr>
        <w:pStyle w:val="PlainText"/>
        <w:rPr/>
      </w:pPr>
      <w:r>
        <w:tab/>
        <w:tab/>
        <w:tab/>
        <w:tab/>
        <w:t>cprintf("Room no:");</w:t>
      </w:r>
    </w:p>
    <w:p>
      <w:pPr>
        <w:pStyle w:val="PlainText"/>
        <w:rPr/>
      </w:pPr>
      <w:r>
        <w:tab/>
        <w:tab/>
        <w:tab/>
        <w:tab/>
        <w:t>fflush(stdin);</w:t>
      </w:r>
    </w:p>
    <w:p>
      <w:pPr>
        <w:pStyle w:val="PlainText"/>
        <w:rPr/>
      </w:pPr>
      <w:r>
        <w:tab/>
        <w:tab/>
        <w:tab/>
        <w:tab/>
        <w:t>scanf("%d",&amp;p.roomno);</w:t>
      </w:r>
    </w:p>
    <w:p>
      <w:pPr>
        <w:pStyle w:val="PlainText"/>
        <w:rPr/>
      </w:pPr>
    </w:p>
    <w:p>
      <w:pPr>
        <w:pStyle w:val="PlainText"/>
        <w:rPr/>
      </w:pPr>
      <w:r>
        <w:tab/>
        <w:tab/>
        <w:tab/>
        <w:tab/>
        <w:t>//  getch();</w:t>
      </w:r>
    </w:p>
    <w:p>
      <w:pPr>
        <w:pStyle w:val="PlainText"/>
        <w:rPr/>
      </w:pPr>
      <w:r>
        <w:tab/>
        <w:tab/>
        <w:tab/>
        <w:tab/>
        <w:t>break;</w:t>
      </w:r>
    </w:p>
    <w:p>
      <w:pPr>
        <w:pStyle w:val="PlainText"/>
        <w:rPr/>
      </w:pPr>
      <w:r>
        <w:tab/>
        <w:tab/>
        <w:tab/>
        <w:t>}</w:t>
      </w:r>
    </w:p>
    <w:p>
      <w:pPr>
        <w:pStyle w:val="PlainText"/>
        <w:rPr/>
      </w:pPr>
      <w:r>
        <w:tab/>
        <w:tab/>
        <w:t>default:</w:t>
      </w:r>
    </w:p>
    <w:p>
      <w:pPr>
        <w:pStyle w:val="PlainText"/>
        <w:rPr/>
      </w:pPr>
      <w:r>
        <w:tab/>
        <w:tab/>
        <w:tab/>
        <w:t>{</w:t>
      </w:r>
    </w:p>
    <w:p>
      <w:pPr>
        <w:pStyle w:val="PlainText"/>
        <w:rPr/>
      </w:pPr>
      <w:r>
        <w:tab/>
        <w:tab/>
        <w:tab/>
        <w:t>gotoxy(5,36);</w:t>
      </w:r>
    </w:p>
    <w:p>
      <w:pPr>
        <w:pStyle w:val="PlainText"/>
        <w:rPr/>
      </w:pPr>
      <w:r>
        <w:tab/>
        <w:tab/>
        <w:tab/>
        <w:t>cprintf("Reff.Specialist:");</w:t>
      </w:r>
    </w:p>
    <w:p>
      <w:pPr>
        <w:pStyle w:val="PlainText"/>
        <w:rPr/>
      </w:pPr>
      <w:r>
        <w:tab/>
        <w:tab/>
        <w:tab/>
        <w:t>fflush(stdin);</w:t>
      </w:r>
    </w:p>
    <w:p>
      <w:pPr>
        <w:pStyle w:val="PlainText"/>
        <w:rPr/>
      </w:pPr>
      <w:r>
        <w:tab/>
        <w:tab/>
        <w:tab/>
        <w:t>scanf("%[^\n]",p.department);</w:t>
      </w:r>
    </w:p>
    <w:p>
      <w:pPr>
        <w:pStyle w:val="PlainText"/>
        <w:rPr/>
      </w:pPr>
      <w:r>
        <w:tab/>
        <w:tab/>
        <w:tab/>
        <w:t>gotoxy(5,39);</w:t>
      </w:r>
    </w:p>
    <w:p>
      <w:pPr>
        <w:pStyle w:val="PlainText"/>
        <w:rPr/>
      </w:pPr>
      <w:r>
        <w:tab/>
        <w:tab/>
        <w:tab/>
        <w:t>cprintf("Room no:");</w:t>
      </w:r>
    </w:p>
    <w:p>
      <w:pPr>
        <w:pStyle w:val="PlainText"/>
        <w:rPr/>
      </w:pPr>
      <w:r>
        <w:tab/>
        <w:tab/>
        <w:tab/>
        <w:t>fflush(stdin);</w:t>
      </w:r>
    </w:p>
    <w:p>
      <w:pPr>
        <w:pStyle w:val="PlainText"/>
        <w:rPr/>
      </w:pPr>
      <w:r>
        <w:tab/>
        <w:tab/>
        <w:tab/>
        <w:t>scanf("%d",&amp;p.roomno);</w:t>
      </w:r>
    </w:p>
    <w:p>
      <w:pPr>
        <w:pStyle w:val="PlainText"/>
        <w:rPr/>
      </w:pPr>
    </w:p>
    <w:p>
      <w:pPr>
        <w:pStyle w:val="PlainText"/>
        <w:rPr/>
      </w:pPr>
      <w:r>
        <w:tab/>
        <w:tab/>
        <w:tab/>
        <w:t>return;</w:t>
      </w:r>
    </w:p>
    <w:p>
      <w:pPr>
        <w:pStyle w:val="PlainText"/>
        <w:rPr/>
      </w:pPr>
      <w:r>
        <w:tab/>
        <w:tab/>
        <w:tab/>
        <w:t>}</w:t>
      </w:r>
    </w:p>
    <w:p>
      <w:pPr>
        <w:pStyle w:val="PlainText"/>
        <w:rPr/>
      </w:pPr>
      <w:r>
        <w:tab/>
        <w:t>}</w:t>
      </w:r>
    </w:p>
    <w:p>
      <w:pPr>
        <w:pStyle w:val="PlainText"/>
        <w:rPr/>
      </w:pPr>
      <w:r>
        <w:t>}</w:t>
      </w:r>
    </w:p>
    <w:p>
      <w:pPr>
        <w:pStyle w:val="PlainText"/>
        <w:rPr/>
      </w:pPr>
    </w:p>
    <w:p>
      <w:pPr>
        <w:pStyle w:val="PlainText"/>
        <w:rPr/>
      </w:pPr>
      <w:r>
        <w:t>void displaydepartment()</w:t>
      </w:r>
    </w:p>
    <w:p>
      <w:pPr>
        <w:pStyle w:val="PlainText"/>
        <w:rPr/>
      </w:pPr>
      <w:r>
        <w:t>{</w:t>
      </w:r>
    </w:p>
    <w:p>
      <w:pPr>
        <w:pStyle w:val="PlainText"/>
        <w:rPr/>
      </w:pPr>
      <w:r>
        <w:tab/>
        <w:t>int i;</w:t>
      </w:r>
    </w:p>
    <w:p>
      <w:pPr>
        <w:pStyle w:val="PlainText"/>
        <w:rPr/>
      </w:pPr>
      <w:r>
        <w:tab/>
        <w:t>gotoxy(48,14);textcolor(6);</w:t>
      </w:r>
    </w:p>
    <w:p>
      <w:pPr>
        <w:pStyle w:val="PlainText"/>
        <w:rPr/>
      </w:pPr>
      <w:r>
        <w:tab/>
        <w:t>cprintf(":Specialists:");</w:t>
      </w:r>
    </w:p>
    <w:p>
      <w:pPr>
        <w:pStyle w:val="PlainText"/>
        <w:rPr/>
      </w:pPr>
      <w:r>
        <w:tab/>
        <w:t>gotoxy(47,15);textcolor(15);</w:t>
      </w:r>
    </w:p>
    <w:p>
      <w:pPr>
        <w:pStyle w:val="PlainText"/>
        <w:rPr/>
      </w:pPr>
      <w:r>
        <w:tab/>
        <w:t>cprintf("---------------");</w:t>
      </w:r>
    </w:p>
    <w:p>
      <w:pPr>
        <w:pStyle w:val="PlainText"/>
        <w:rPr/>
      </w:pPr>
      <w:r>
        <w:tab/>
        <w:t>gotoxy(70,14);textcolor(6);</w:t>
      </w:r>
    </w:p>
    <w:p>
      <w:pPr>
        <w:pStyle w:val="PlainText"/>
        <w:rPr/>
      </w:pPr>
      <w:r>
        <w:tab/>
        <w:t>cprintf("Room No.");</w:t>
      </w:r>
    </w:p>
    <w:p>
      <w:pPr>
        <w:pStyle w:val="PlainText"/>
        <w:rPr/>
      </w:pPr>
      <w:r>
        <w:tab/>
        <w:t>gotoxy(67,15);textcolor(15);</w:t>
      </w:r>
    </w:p>
    <w:p>
      <w:pPr>
        <w:pStyle w:val="PlainText"/>
        <w:rPr/>
      </w:pPr>
      <w:r>
        <w:tab/>
        <w:t>cprintf("----------");</w:t>
      </w:r>
    </w:p>
    <w:p>
      <w:pPr>
        <w:pStyle w:val="PlainText"/>
        <w:rPr/>
      </w:pPr>
      <w:r>
        <w:tab/>
        <w:t>gotoxy(48,17);textcolor(5);</w:t>
      </w:r>
    </w:p>
    <w:p>
      <w:pPr>
        <w:pStyle w:val="PlainText"/>
        <w:rPr/>
      </w:pPr>
      <w:r>
        <w:tab/>
        <w:t>cprintf("1.General Physician");</w:t>
      </w:r>
    </w:p>
    <w:p>
      <w:pPr>
        <w:pStyle w:val="PlainText"/>
        <w:rPr/>
      </w:pPr>
      <w:r>
        <w:tab/>
        <w:t>gotoxy(70,17);textcolor(7);</w:t>
      </w:r>
    </w:p>
    <w:p>
      <w:pPr>
        <w:pStyle w:val="PlainText"/>
        <w:rPr/>
      </w:pPr>
      <w:r>
        <w:tab/>
        <w:t>cprintf("201,202");</w:t>
      </w:r>
    </w:p>
    <w:p>
      <w:pPr>
        <w:pStyle w:val="PlainText"/>
        <w:rPr/>
      </w:pPr>
      <w:r>
        <w:tab/>
        <w:t>gotoxy(48,19);textcolor(5);</w:t>
      </w:r>
    </w:p>
    <w:p>
      <w:pPr>
        <w:pStyle w:val="PlainText"/>
        <w:rPr/>
      </w:pPr>
      <w:r>
        <w:tab/>
        <w:t>cprintf("2.E.N.T");</w:t>
      </w:r>
    </w:p>
    <w:p>
      <w:pPr>
        <w:pStyle w:val="PlainText"/>
        <w:rPr/>
      </w:pPr>
      <w:r>
        <w:tab/>
        <w:t>gotoxy(70,19);textcolor(7);</w:t>
      </w:r>
    </w:p>
    <w:p>
      <w:pPr>
        <w:pStyle w:val="PlainText"/>
        <w:rPr/>
      </w:pPr>
      <w:r>
        <w:tab/>
        <w:t>cprintf("302");</w:t>
      </w:r>
    </w:p>
    <w:p>
      <w:pPr>
        <w:pStyle w:val="PlainText"/>
        <w:rPr/>
      </w:pPr>
      <w:r>
        <w:tab/>
        <w:t>gotoxy(48,21);textcolor(5);</w:t>
      </w:r>
    </w:p>
    <w:p>
      <w:pPr>
        <w:pStyle w:val="PlainText"/>
        <w:rPr/>
      </w:pPr>
      <w:r>
        <w:tab/>
        <w:t>cprintf("3.Cardiologist");</w:t>
      </w:r>
    </w:p>
    <w:p>
      <w:pPr>
        <w:pStyle w:val="PlainText"/>
        <w:rPr/>
      </w:pPr>
      <w:r>
        <w:tab/>
        <w:t>gotoxy(70,21);textcolor(7);</w:t>
      </w:r>
    </w:p>
    <w:p>
      <w:pPr>
        <w:pStyle w:val="PlainText"/>
        <w:rPr/>
      </w:pPr>
      <w:r>
        <w:tab/>
        <w:t>cprintf("509");</w:t>
      </w:r>
    </w:p>
    <w:p>
      <w:pPr>
        <w:pStyle w:val="PlainText"/>
        <w:rPr/>
      </w:pPr>
      <w:r>
        <w:tab/>
        <w:t>gotoxy(48,23);textcolor(5);</w:t>
      </w:r>
    </w:p>
    <w:p>
      <w:pPr>
        <w:pStyle w:val="PlainText"/>
        <w:rPr/>
      </w:pPr>
      <w:r>
        <w:tab/>
        <w:t>cprintf("4.Dermatologist");</w:t>
      </w:r>
    </w:p>
    <w:p>
      <w:pPr>
        <w:pStyle w:val="PlainText"/>
        <w:rPr/>
      </w:pPr>
      <w:r>
        <w:tab/>
        <w:t>gotoxy(70,23);textcolor(7);</w:t>
      </w:r>
    </w:p>
    <w:p>
      <w:pPr>
        <w:pStyle w:val="PlainText"/>
        <w:rPr/>
      </w:pPr>
      <w:r>
        <w:tab/>
        <w:t>cprintf("406");</w:t>
      </w:r>
    </w:p>
    <w:p>
      <w:pPr>
        <w:pStyle w:val="PlainText"/>
        <w:rPr/>
      </w:pPr>
      <w:r>
        <w:tab/>
        <w:t>gotoxy(48,25);textcolor(5);</w:t>
      </w:r>
    </w:p>
    <w:p>
      <w:pPr>
        <w:pStyle w:val="PlainText"/>
        <w:rPr/>
      </w:pPr>
      <w:r>
        <w:tab/>
        <w:t>cprintf("5.Gastroenterologist");</w:t>
      </w:r>
    </w:p>
    <w:p>
      <w:pPr>
        <w:pStyle w:val="PlainText"/>
        <w:rPr/>
      </w:pPr>
      <w:r>
        <w:tab/>
        <w:t>gotoxy(70,25);textcolor(7);</w:t>
      </w:r>
    </w:p>
    <w:p>
      <w:pPr>
        <w:pStyle w:val="PlainText"/>
        <w:rPr/>
      </w:pPr>
      <w:r>
        <w:tab/>
        <w:t>cprintf("308");</w:t>
      </w:r>
    </w:p>
    <w:p>
      <w:pPr>
        <w:pStyle w:val="PlainText"/>
        <w:rPr/>
      </w:pPr>
      <w:r>
        <w:tab/>
        <w:t>gotoxy(48,27);textcolor(5);</w:t>
      </w:r>
    </w:p>
    <w:p>
      <w:pPr>
        <w:pStyle w:val="PlainText"/>
        <w:rPr/>
      </w:pPr>
      <w:r>
        <w:tab/>
        <w:t>cprintf("6.Pediatrician");</w:t>
      </w:r>
    </w:p>
    <w:p>
      <w:pPr>
        <w:pStyle w:val="PlainText"/>
        <w:rPr/>
      </w:pPr>
      <w:r>
        <w:tab/>
        <w:t>gotoxy(70,27);textcolor(7);</w:t>
      </w:r>
    </w:p>
    <w:p>
      <w:pPr>
        <w:pStyle w:val="PlainText"/>
        <w:rPr/>
      </w:pPr>
      <w:r>
        <w:tab/>
        <w:t>cprintf("207");</w:t>
      </w:r>
    </w:p>
    <w:p>
      <w:pPr>
        <w:pStyle w:val="PlainText"/>
        <w:rPr/>
      </w:pPr>
      <w:r>
        <w:tab/>
        <w:t>gotoxy(48,29);textcolor(5);</w:t>
      </w:r>
    </w:p>
    <w:p>
      <w:pPr>
        <w:pStyle w:val="PlainText"/>
        <w:rPr/>
      </w:pPr>
      <w:r>
        <w:tab/>
        <w:t>cprintf("7.EYE Specialist");</w:t>
      </w:r>
    </w:p>
    <w:p>
      <w:pPr>
        <w:pStyle w:val="PlainText"/>
        <w:rPr/>
      </w:pPr>
      <w:r>
        <w:tab/>
        <w:t>gotoxy(70,29);textcolor(7);</w:t>
      </w:r>
    </w:p>
    <w:p>
      <w:pPr>
        <w:pStyle w:val="PlainText"/>
        <w:rPr/>
      </w:pPr>
      <w:r>
        <w:tab/>
        <w:t>cprintf("102");</w:t>
      </w:r>
    </w:p>
    <w:p>
      <w:pPr>
        <w:pStyle w:val="PlainText"/>
        <w:rPr/>
      </w:pPr>
      <w:r>
        <w:tab/>
        <w:t>gotoxy(48,31);textcolor(5);</w:t>
      </w:r>
    </w:p>
    <w:p>
      <w:pPr>
        <w:pStyle w:val="PlainText"/>
        <w:rPr/>
      </w:pPr>
      <w:r>
        <w:tab/>
        <w:t>cprintf("8.Nephrologist");</w:t>
      </w:r>
    </w:p>
    <w:p>
      <w:pPr>
        <w:pStyle w:val="PlainText"/>
        <w:rPr/>
      </w:pPr>
      <w:r>
        <w:tab/>
        <w:t>gotoxy(70,31);textcolor(7);</w:t>
      </w:r>
    </w:p>
    <w:p>
      <w:pPr>
        <w:pStyle w:val="PlainText"/>
        <w:rPr/>
      </w:pPr>
      <w:r>
        <w:tab/>
        <w:t>cprintf("109");</w:t>
      </w:r>
    </w:p>
    <w:p>
      <w:pPr>
        <w:pStyle w:val="PlainText"/>
        <w:rPr/>
      </w:pPr>
      <w:r>
        <w:tab/>
        <w:t>gotoxy(48,33);textcolor(5);</w:t>
      </w:r>
    </w:p>
    <w:p>
      <w:pPr>
        <w:pStyle w:val="PlainText"/>
        <w:rPr/>
      </w:pPr>
      <w:r>
        <w:tab/>
        <w:t>cprintf("9.General Surgeon");</w:t>
      </w:r>
    </w:p>
    <w:p>
      <w:pPr>
        <w:pStyle w:val="PlainText"/>
        <w:rPr/>
      </w:pPr>
      <w:r>
        <w:tab/>
        <w:t>gotoxy(70,33);textcolor(7);</w:t>
      </w:r>
    </w:p>
    <w:p>
      <w:pPr>
        <w:pStyle w:val="PlainText"/>
        <w:rPr/>
      </w:pPr>
      <w:r>
        <w:tab/>
        <w:t>cprintf("407,408");</w:t>
      </w:r>
    </w:p>
    <w:p>
      <w:pPr>
        <w:pStyle w:val="PlainText"/>
        <w:rPr/>
      </w:pPr>
      <w:r>
        <w:tab/>
        <w:t>gotoxy(70,35);textcolor(7);</w:t>
      </w:r>
    </w:p>
    <w:p>
      <w:pPr>
        <w:pStyle w:val="PlainText"/>
        <w:rPr/>
      </w:pPr>
      <w:r>
        <w:tab/>
        <w:t>cprintf("412,413");</w:t>
      </w:r>
    </w:p>
    <w:p>
      <w:pPr>
        <w:pStyle w:val="PlainText"/>
        <w:rPr/>
      </w:pPr>
      <w:r>
        <w:tab/>
        <w:t>gotoxy(48,37);textcolor(5);</w:t>
      </w:r>
    </w:p>
    <w:p>
      <w:pPr>
        <w:pStyle w:val="PlainText"/>
        <w:rPr/>
      </w:pPr>
      <w:r>
        <w:tab/>
        <w:t>cprintf("10.Accupuncturist");</w:t>
      </w:r>
    </w:p>
    <w:p>
      <w:pPr>
        <w:pStyle w:val="PlainText"/>
        <w:rPr/>
      </w:pPr>
      <w:r>
        <w:tab/>
        <w:t>gotoxy(70,37);textcolor(7);</w:t>
      </w:r>
    </w:p>
    <w:p>
      <w:pPr>
        <w:pStyle w:val="PlainText"/>
        <w:rPr/>
      </w:pPr>
      <w:r>
        <w:tab/>
        <w:t>cprintf("123,119");</w:t>
      </w:r>
    </w:p>
    <w:p>
      <w:pPr>
        <w:pStyle w:val="PlainText"/>
        <w:rPr/>
      </w:pPr>
      <w:r>
        <w:tab/>
        <w:t>textcolor(15);</w:t>
      </w:r>
    </w:p>
    <w:p>
      <w:pPr>
        <w:pStyle w:val="PlainText"/>
        <w:rPr/>
      </w:pPr>
      <w:r>
        <w:tab/>
        <w:t>for(i=14;i&lt;=45;i++)</w:t>
      </w:r>
    </w:p>
    <w:p>
      <w:pPr>
        <w:pStyle w:val="PlainText"/>
        <w:rPr/>
      </w:pPr>
      <w:r>
        <w:tab/>
        <w:t>{</w:t>
      </w:r>
    </w:p>
    <w:p>
      <w:pPr>
        <w:pStyle w:val="PlainText"/>
        <w:rPr/>
      </w:pPr>
      <w:r>
        <w:tab/>
        <w:tab/>
        <w:t>gotoxy(46,i);</w:t>
      </w:r>
    </w:p>
    <w:p>
      <w:pPr>
        <w:pStyle w:val="PlainText"/>
        <w:rPr/>
      </w:pPr>
      <w:r>
        <w:tab/>
        <w:tab/>
        <w:t>cprintf("|");</w:t>
      </w:r>
    </w:p>
    <w:p>
      <w:pPr>
        <w:pStyle w:val="PlainText"/>
        <w:rPr/>
      </w:pPr>
      <w:r>
        <w:tab/>
        <w:t>}</w:t>
      </w:r>
    </w:p>
    <w:p>
      <w:pPr>
        <w:pStyle w:val="PlainText"/>
        <w:rPr/>
      </w:pPr>
      <w:r>
        <w:t>}</w:t>
      </w:r>
    </w:p>
    <w:p>
      <w:pPr>
        <w:pStyle w:val="PlainText"/>
        <w:rPr/>
      </w:pPr>
      <w:r>
        <w:t>void print()</w:t>
      </w:r>
    </w:p>
    <w:p>
      <w:pPr>
        <w:pStyle w:val="PlainText"/>
        <w:rPr/>
      </w:pPr>
      <w:r>
        <w:t>{</w:t>
      </w:r>
    </w:p>
    <w:p>
      <w:pPr>
        <w:pStyle w:val="PlainText"/>
        <w:rPr/>
      </w:pPr>
      <w:r>
        <w:tab/>
        <w:t>gotoxy(29,10);  textcolor(7);</w:t>
      </w:r>
    </w:p>
    <w:p>
      <w:pPr>
        <w:pStyle w:val="PlainText"/>
        <w:rPr/>
      </w:pPr>
      <w:r>
        <w:tab/>
        <w:t>cprintf("DISPLAYING RECORDS");</w:t>
      </w:r>
    </w:p>
    <w:p>
      <w:pPr>
        <w:pStyle w:val="PlainText"/>
        <w:rPr/>
      </w:pPr>
      <w:r>
        <w:tab/>
        <w:t>gotoxy(28,11);textcolor(15);</w:t>
      </w:r>
    </w:p>
    <w:p>
      <w:pPr>
        <w:pStyle w:val="PlainText"/>
        <w:rPr/>
      </w:pPr>
      <w:r>
        <w:tab/>
        <w:t>cprintf("--------------------");</w:t>
      </w:r>
    </w:p>
    <w:p>
      <w:pPr>
        <w:pStyle w:val="PlainText"/>
        <w:rPr/>
      </w:pPr>
      <w:r>
        <w:tab/>
        <w:t>gotoxy(10,14);textcolor(2);</w:t>
      </w:r>
    </w:p>
    <w:p>
      <w:pPr>
        <w:pStyle w:val="PlainText"/>
        <w:rPr/>
      </w:pPr>
      <w:r>
        <w:tab/>
        <w:t>cprintf("Patient no:");gotoxy(21,14);textcolor(11);</w:t>
      </w:r>
    </w:p>
    <w:p>
      <w:pPr>
        <w:pStyle w:val="PlainText"/>
        <w:rPr/>
      </w:pPr>
      <w:r>
        <w:tab/>
        <w:t>cprintf("%d",p.sn);gotoxy(10,17);textcolor(2);</w:t>
      </w:r>
    </w:p>
    <w:p>
      <w:pPr>
        <w:pStyle w:val="PlainText"/>
        <w:rPr/>
      </w:pPr>
      <w:r>
        <w:tab/>
        <w:t>cprintf("Name:");gotoxy(15,17);textcolor(11);</w:t>
      </w:r>
    </w:p>
    <w:p>
      <w:pPr>
        <w:pStyle w:val="PlainText"/>
        <w:rPr/>
      </w:pPr>
      <w:r>
        <w:tab/>
        <w:t>cprintf(" %s",p.name);gotoxy(10,20);textcolor(2);</w:t>
      </w:r>
    </w:p>
    <w:p>
      <w:pPr>
        <w:pStyle w:val="PlainText"/>
        <w:rPr/>
      </w:pPr>
      <w:r>
        <w:tab/>
        <w:t>cprintf("Address:");gotoxy(18,20);textcolor(11);</w:t>
      </w:r>
    </w:p>
    <w:p>
      <w:pPr>
        <w:pStyle w:val="PlainText"/>
        <w:rPr/>
      </w:pPr>
      <w:r>
        <w:tab/>
        <w:t>cprintf(" %s",p.address);gotoxy(10,23);textcolor(2);</w:t>
      </w:r>
    </w:p>
    <w:p>
      <w:pPr>
        <w:pStyle w:val="PlainText"/>
        <w:rPr/>
      </w:pPr>
      <w:r>
        <w:tab/>
        <w:t>cprintf("Age:");gotoxy(15,23);textcolor(11);</w:t>
      </w:r>
    </w:p>
    <w:p>
      <w:pPr>
        <w:pStyle w:val="PlainText"/>
        <w:rPr/>
      </w:pPr>
      <w:r>
        <w:tab/>
        <w:t>cprintf("%d",p.age);gotoxy(10,26);textcolor(2);</w:t>
      </w:r>
    </w:p>
    <w:p>
      <w:pPr>
        <w:pStyle w:val="PlainText"/>
        <w:rPr/>
      </w:pPr>
      <w:r>
        <w:tab/>
        <w:t>cprintf("Sex:");gotoxy(14,26);textcolor(11);</w:t>
      </w:r>
    </w:p>
    <w:p>
      <w:pPr>
        <w:pStyle w:val="PlainText"/>
        <w:rPr/>
      </w:pPr>
      <w:r>
        <w:tab/>
        <w:t>cprintf(" %c",p.ch);gotoxy(10,29);textcolor(2);</w:t>
      </w:r>
    </w:p>
    <w:p>
      <w:pPr>
        <w:pStyle w:val="PlainText"/>
        <w:rPr/>
      </w:pPr>
      <w:r>
        <w:tab/>
        <w:t>cprintf("Date of Reg.:");gotoxy(24,29);textcolor(11);</w:t>
      </w:r>
    </w:p>
    <w:p>
      <w:pPr>
        <w:pStyle w:val="PlainText"/>
        <w:rPr/>
      </w:pPr>
      <w:r>
        <w:tab/>
        <w:t>cprintf("%s",p.date);gotoxy(10,32);textcolor(2);</w:t>
      </w:r>
    </w:p>
    <w:p>
      <w:pPr>
        <w:pStyle w:val="PlainText"/>
        <w:rPr/>
      </w:pPr>
      <w:r>
        <w:tab/>
        <w:t>cprintf("Room no:");gotoxy(18,32);textcolor(11);</w:t>
      </w:r>
    </w:p>
    <w:p>
      <w:pPr>
        <w:pStyle w:val="PlainText"/>
        <w:rPr/>
      </w:pPr>
      <w:r>
        <w:tab/>
        <w:t>cprintf(" %d",p.roomno);gotoxy(10,35);textcolor(2);</w:t>
      </w:r>
    </w:p>
    <w:p>
      <w:pPr>
        <w:pStyle w:val="PlainText"/>
        <w:rPr/>
      </w:pPr>
      <w:r>
        <w:tab/>
        <w:t>cprintf("Department:");gotoxy(21,35);textcolor(11);</w:t>
      </w:r>
    </w:p>
    <w:p>
      <w:pPr>
        <w:pStyle w:val="PlainText"/>
        <w:rPr/>
      </w:pPr>
      <w:r>
        <w:tab/>
        <w:t>cprintf(" %s",p.department);gotoxy(10,38);textcolor(2);</w:t>
      </w:r>
    </w:p>
    <w:p>
      <w:pPr>
        <w:pStyle w:val="PlainText"/>
        <w:rPr/>
      </w:pPr>
      <w:r>
        <w:tab/>
        <w:t>cprintf("Category:");gotoxy(19,38);textcolor(11);</w:t>
      </w:r>
    </w:p>
    <w:p>
      <w:pPr>
        <w:pStyle w:val="PlainText"/>
        <w:rPr/>
      </w:pPr>
      <w:r>
        <w:tab/>
        <w:t>cprintf(" %s",p.category);</w:t>
      </w:r>
    </w:p>
    <w:p>
      <w:pPr>
        <w:pStyle w:val="PlainText"/>
        <w:rPr/>
      </w:pPr>
    </w:p>
    <w:p>
      <w:pPr>
        <w:pStyle w:val="PlainText"/>
        <w:rPr/>
      </w:pPr>
      <w:r>
        <w:t>}</w:t>
      </w:r>
    </w:p>
    <w:p>
      <w:pPr>
        <w:pStyle w:val="PlainText"/>
        <w:rPr/>
      </w:pPr>
      <w:r>
        <w:t>void edit1()</w:t>
      </w:r>
    </w:p>
    <w:p>
      <w:pPr>
        <w:pStyle w:val="PlainText"/>
        <w:rPr/>
      </w:pPr>
      <w:r>
        <w:t>{</w:t>
      </w:r>
    </w:p>
    <w:p>
      <w:pPr>
        <w:pStyle w:val="PlainText"/>
        <w:rPr/>
      </w:pPr>
      <w:r>
        <w:tab/>
        <w:t>int i,k;</w:t>
      </w:r>
    </w:p>
    <w:p>
      <w:pPr>
        <w:pStyle w:val="PlainText"/>
        <w:rPr/>
      </w:pPr>
      <w:r>
        <w:tab/>
        <w:t>gotoxy(10,41);textcolor(2);</w:t>
      </w:r>
    </w:p>
    <w:p>
      <w:pPr>
        <w:pStyle w:val="PlainText"/>
        <w:rPr/>
      </w:pPr>
      <w:r>
        <w:tab/>
        <w:t>cprintf("Details:");gotoxy(18,41);textcolor(11);</w:t>
      </w:r>
    </w:p>
    <w:p>
      <w:pPr>
        <w:pStyle w:val="PlainText"/>
        <w:rPr/>
      </w:pPr>
      <w:r>
        <w:tab/>
        <w:t>cprintf(" %s",p.recommendation);gotoxy(10,45);textcolor(4);</w:t>
      </w:r>
    </w:p>
    <w:p>
      <w:pPr>
        <w:pStyle w:val="PlainText"/>
        <w:rPr/>
      </w:pPr>
      <w:r>
        <w:tab/>
        <w:t>cprintf("Press");textcolor(15+128);</w:t>
      </w:r>
    </w:p>
    <w:p>
      <w:pPr>
        <w:pStyle w:val="PlainText"/>
        <w:rPr/>
      </w:pPr>
      <w:r>
        <w:tab/>
        <w:t>cprintf(" `Enter'");textcolor(4);</w:t>
      </w:r>
    </w:p>
    <w:p>
      <w:pPr>
        <w:pStyle w:val="PlainText"/>
        <w:rPr/>
      </w:pPr>
      <w:r>
        <w:tab/>
        <w:t>cprintf(" for financial records");</w:t>
      </w:r>
    </w:p>
    <w:p>
      <w:pPr>
        <w:pStyle w:val="PlainText"/>
        <w:rPr/>
      </w:pPr>
      <w:r>
        <w:tab/>
        <w:t>getch();</w:t>
      </w:r>
    </w:p>
    <w:p>
      <w:pPr>
        <w:pStyle w:val="PlainText"/>
        <w:rPr/>
      </w:pPr>
      <w:r>
        <w:tab/>
        <w:t>clrscr();</w:t>
      </w:r>
    </w:p>
    <w:p>
      <w:pPr>
        <w:pStyle w:val="PlainText"/>
        <w:rPr/>
      </w:pPr>
      <w:r>
        <w:tab/>
        <w:t>mainscreen();</w:t>
      </w:r>
    </w:p>
    <w:p>
      <w:pPr>
        <w:pStyle w:val="PlainText"/>
        <w:rPr/>
      </w:pPr>
      <w:r>
        <w:tab/>
        <w:t>textcolor(14);     gotoxy(20,8);</w:t>
      </w:r>
    </w:p>
    <w:p>
      <w:pPr>
        <w:pStyle w:val="PlainText"/>
        <w:rPr/>
      </w:pPr>
      <w:r>
        <w:tab/>
        <w:t>cprintf("The list of expenditure of patient no:");</w:t>
      </w:r>
    </w:p>
    <w:p>
      <w:pPr>
        <w:pStyle w:val="PlainText"/>
        <w:rPr/>
      </w:pPr>
      <w:r>
        <w:tab/>
        <w:t>printf("%d",p.sn);</w:t>
      </w:r>
    </w:p>
    <w:p>
      <w:pPr>
        <w:pStyle w:val="PlainText"/>
        <w:rPr/>
      </w:pPr>
      <w:r>
        <w:tab/>
        <w:t>for(z=0,i=0,k=11;p.testfee[z]!=NULL;i++,z++)</w:t>
      </w:r>
    </w:p>
    <w:p>
      <w:pPr>
        <w:pStyle w:val="PlainText"/>
        <w:rPr/>
      </w:pPr>
      <w:r>
        <w:tab/>
        <w:t>{</w:t>
      </w:r>
    </w:p>
    <w:p>
      <w:pPr>
        <w:pStyle w:val="PlainText"/>
        <w:rPr/>
      </w:pPr>
      <w:r>
        <w:tab/>
        <w:tab/>
        <w:t>textcolor(15);gotoxy(20,k);</w:t>
      </w:r>
    </w:p>
    <w:p>
      <w:pPr>
        <w:pStyle w:val="PlainText"/>
        <w:rPr/>
      </w:pPr>
      <w:r>
        <w:tab/>
        <w:tab/>
        <w:t>cprintf("%d)",i+1);      textcolor(11);</w:t>
      </w:r>
    </w:p>
    <w:p>
      <w:pPr>
        <w:pStyle w:val="PlainText"/>
        <w:rPr/>
      </w:pPr>
      <w:r>
        <w:tab/>
        <w:tab/>
        <w:t>cprintf(" %s",&amp;p.test[z][0]);textcolor(15);gotoxy(40,k);</w:t>
      </w:r>
    </w:p>
    <w:p>
      <w:pPr>
        <w:pStyle w:val="PlainText"/>
        <w:rPr/>
      </w:pPr>
      <w:r>
        <w:tab/>
        <w:tab/>
        <w:t>cprintf("Rs.%0.2f",p.testfee[z]);</w:t>
      </w:r>
    </w:p>
    <w:p>
      <w:pPr>
        <w:pStyle w:val="PlainText"/>
        <w:rPr/>
      </w:pPr>
      <w:r>
        <w:tab/>
        <w:tab/>
        <w:t>k=k+2;</w:t>
      </w:r>
    </w:p>
    <w:p>
      <w:pPr>
        <w:pStyle w:val="PlainText"/>
        <w:rPr/>
      </w:pPr>
      <w:r>
        <w:tab/>
        <w:t>}</w:t>
      </w:r>
    </w:p>
    <w:p>
      <w:pPr>
        <w:pStyle w:val="PlainText"/>
        <w:rPr/>
      </w:pPr>
      <w:r>
        <w:tab/>
        <w:t>gotoxy(20,k+2); textcolor(11);</w:t>
      </w:r>
    </w:p>
    <w:p>
      <w:pPr>
        <w:pStyle w:val="PlainText"/>
        <w:rPr/>
      </w:pPr>
      <w:r>
        <w:tab/>
        <w:t>cprintf("Total charge=");textcolor(15);</w:t>
      </w:r>
    </w:p>
    <w:p>
      <w:pPr>
        <w:pStyle w:val="PlainText"/>
        <w:rPr/>
      </w:pPr>
      <w:r>
        <w:tab/>
        <w:t>cprintf("Rs.%0.2f",p.totalfee);</w:t>
      </w:r>
    </w:p>
    <w:p>
      <w:pPr>
        <w:pStyle w:val="PlainText"/>
        <w:rPr/>
      </w:pPr>
      <w:r>
        <w:tab/>
        <w:t>gotoxy(20,k+4);textcolor(11);</w:t>
      </w:r>
    </w:p>
    <w:p>
      <w:pPr>
        <w:pStyle w:val="PlainText"/>
        <w:rPr/>
      </w:pPr>
      <w:r>
        <w:tab/>
        <w:t>cprintf("Total Deposited:");textcolor(15);</w:t>
      </w:r>
    </w:p>
    <w:p>
      <w:pPr>
        <w:pStyle w:val="PlainText"/>
        <w:rPr/>
      </w:pPr>
      <w:r>
        <w:tab/>
        <w:t>cprintf("Rs.%0.2f",p.balance);</w:t>
      </w:r>
    </w:p>
    <w:p>
      <w:pPr>
        <w:pStyle w:val="PlainText"/>
        <w:rPr/>
      </w:pPr>
      <w:r>
        <w:tab/>
        <w:t>if(p.totalfee&gt;p.balance)</w:t>
      </w:r>
    </w:p>
    <w:p>
      <w:pPr>
        <w:pStyle w:val="PlainText"/>
        <w:rPr/>
      </w:pPr>
      <w:r>
        <w:tab/>
        <w:t>{</w:t>
      </w:r>
    </w:p>
    <w:p>
      <w:pPr>
        <w:pStyle w:val="PlainText"/>
        <w:rPr/>
      </w:pPr>
      <w:r>
        <w:tab/>
        <w:tab/>
        <w:t>textcolor(11); gotoxy(20,k+6);</w:t>
      </w:r>
    </w:p>
    <w:p>
      <w:pPr>
        <w:pStyle w:val="PlainText"/>
        <w:rPr/>
      </w:pPr>
      <w:r>
        <w:tab/>
        <w:tab/>
        <w:t>cprintf("Total money to pay=");</w:t>
      </w:r>
    </w:p>
    <w:p>
      <w:pPr>
        <w:pStyle w:val="PlainText"/>
        <w:rPr/>
      </w:pPr>
      <w:r>
        <w:tab/>
        <w:tab/>
        <w:t>textcolor(15);</w:t>
      </w:r>
    </w:p>
    <w:p>
      <w:pPr>
        <w:pStyle w:val="PlainText"/>
        <w:rPr/>
      </w:pPr>
      <w:r>
        <w:tab/>
        <w:tab/>
        <w:t>cprintf("%0.2f",p.totalfee-p.balance);</w:t>
      </w:r>
    </w:p>
    <w:p>
      <w:pPr>
        <w:pStyle w:val="PlainText"/>
        <w:rPr/>
      </w:pPr>
      <w:r>
        <w:tab/>
        <w:t>}</w:t>
      </w:r>
    </w:p>
    <w:p>
      <w:pPr>
        <w:pStyle w:val="PlainText"/>
        <w:rPr/>
      </w:pPr>
      <w:r>
        <w:tab/>
        <w:t>else</w:t>
      </w:r>
    </w:p>
    <w:p>
      <w:pPr>
        <w:pStyle w:val="PlainText"/>
        <w:rPr/>
      </w:pPr>
      <w:r>
        <w:tab/>
        <w:t>{</w:t>
      </w:r>
    </w:p>
    <w:p>
      <w:pPr>
        <w:pStyle w:val="PlainText"/>
        <w:rPr/>
      </w:pPr>
      <w:r>
        <w:tab/>
        <w:tab/>
        <w:t>textcolor(11); gotoxy(20,k+6);</w:t>
      </w:r>
    </w:p>
    <w:p>
      <w:pPr>
        <w:pStyle w:val="PlainText"/>
        <w:rPr/>
      </w:pPr>
      <w:r>
        <w:tab/>
        <w:tab/>
        <w:t>cprintf("Total money to return=");</w:t>
      </w:r>
    </w:p>
    <w:p>
      <w:pPr>
        <w:pStyle w:val="PlainText"/>
        <w:rPr/>
      </w:pPr>
      <w:r>
        <w:tab/>
        <w:tab/>
        <w:t>textcolor(15);</w:t>
      </w:r>
    </w:p>
    <w:p>
      <w:pPr>
        <w:pStyle w:val="PlainText"/>
        <w:rPr/>
      </w:pPr>
      <w:r>
        <w:tab/>
        <w:tab/>
        <w:t>cprintf("%0.2f",p.balance-p.totalfee);</w:t>
      </w:r>
    </w:p>
    <w:p>
      <w:pPr>
        <w:pStyle w:val="PlainText"/>
        <w:rPr/>
      </w:pPr>
      <w:r>
        <w:tab/>
        <w:t>}</w:t>
      </w:r>
    </w:p>
    <w:p>
      <w:pPr>
        <w:pStyle w:val="PlainText"/>
        <w:rPr/>
      </w:pPr>
      <w:r>
        <w:t>}</w:t>
      </w:r>
    </w:p>
    <w:p>
      <w:pPr>
        <w:pStyle w:val="PlainText"/>
        <w:rPr/>
      </w:pPr>
      <w:r>
        <w:t>void switch1()</w:t>
      </w:r>
    </w:p>
    <w:p>
      <w:pPr>
        <w:pStyle w:val="PlainText"/>
        <w:rPr/>
      </w:pPr>
      <w:r>
        <w:t>{</w:t>
      </w:r>
    </w:p>
    <w:p>
      <w:pPr>
        <w:pStyle w:val="PlainText"/>
        <w:rPr/>
      </w:pPr>
      <w:r>
        <w:tab/>
        <w:t>int x,i;</w:t>
      </w:r>
    </w:p>
    <w:p>
      <w:pPr>
        <w:pStyle w:val="PlainText"/>
        <w:rPr/>
      </w:pPr>
      <w:r>
        <w:tab/>
        <w:t>float d,lk;</w:t>
      </w:r>
    </w:p>
    <w:p>
      <w:pPr>
        <w:pStyle w:val="PlainText"/>
        <w:rPr/>
      </w:pPr>
      <w:r>
        <w:tab/>
        <w:t>char v;</w:t>
      </w:r>
    </w:p>
    <w:p>
      <w:pPr>
        <w:pStyle w:val="PlainText"/>
        <w:rPr/>
      </w:pPr>
      <w:r>
        <w:tab/>
        <w:t>label2:</w:t>
      </w:r>
    </w:p>
    <w:p>
      <w:pPr>
        <w:pStyle w:val="PlainText"/>
        <w:rPr/>
      </w:pPr>
      <w:r>
        <w:tab/>
        <w:t>gotoxy(30,15);textcolor(11);</w:t>
      </w:r>
    </w:p>
    <w:p>
      <w:pPr>
        <w:pStyle w:val="PlainText"/>
        <w:rPr/>
      </w:pPr>
      <w:r>
        <w:tab/>
        <w:t>cprintf("Enter");gotoxy(30,18);</w:t>
      </w:r>
    </w:p>
    <w:p>
      <w:pPr>
        <w:pStyle w:val="PlainText"/>
        <w:rPr/>
      </w:pPr>
      <w:r>
        <w:tab/>
        <w:t>cprintf("1.Add Details");</w:t>
      </w:r>
    </w:p>
    <w:p>
      <w:pPr>
        <w:pStyle w:val="PlainText"/>
        <w:rPr/>
      </w:pPr>
      <w:r>
        <w:tab/>
        <w:t>gotoxy(30,20);</w:t>
      </w:r>
    </w:p>
    <w:p>
      <w:pPr>
        <w:pStyle w:val="PlainText"/>
        <w:rPr/>
      </w:pPr>
      <w:r>
        <w:tab/>
        <w:t>cprintf("2.Change Specialist");</w:t>
      </w:r>
    </w:p>
    <w:p>
      <w:pPr>
        <w:pStyle w:val="PlainText"/>
        <w:rPr/>
      </w:pPr>
      <w:r>
        <w:tab/>
        <w:t>gotoxy(30,22);</w:t>
      </w:r>
    </w:p>
    <w:p>
      <w:pPr>
        <w:pStyle w:val="PlainText"/>
        <w:rPr/>
      </w:pPr>
      <w:r>
        <w:tab/>
        <w:t>cprintf("3.Deposit balance");gotoxy(30,24);</w:t>
      </w:r>
    </w:p>
    <w:p>
      <w:pPr>
        <w:pStyle w:val="PlainText"/>
        <w:rPr/>
      </w:pPr>
      <w:r>
        <w:tab/>
        <w:t>cprintf("4.Add test");</w:t>
      </w:r>
    </w:p>
    <w:p>
      <w:pPr>
        <w:pStyle w:val="PlainText"/>
        <w:rPr/>
      </w:pPr>
      <w:r>
        <w:tab/>
        <w:t>gotoxy(30,26);</w:t>
      </w:r>
    </w:p>
    <w:p>
      <w:pPr>
        <w:pStyle w:val="PlainText"/>
        <w:rPr/>
      </w:pPr>
      <w:r>
        <w:tab/>
        <w:t>cprintf("5.Return to main menu");</w:t>
      </w:r>
    </w:p>
    <w:p>
      <w:pPr>
        <w:pStyle w:val="PlainText"/>
        <w:rPr/>
      </w:pPr>
      <w:r>
        <w:tab/>
        <w:t>gotoxy(35,39);</w:t>
      </w:r>
    </w:p>
    <w:p>
      <w:pPr>
        <w:pStyle w:val="PlainText"/>
        <w:rPr/>
      </w:pPr>
      <w:r>
        <w:tab/>
        <w:t>fflush(stdin);</w:t>
      </w:r>
    </w:p>
    <w:p>
      <w:pPr>
        <w:pStyle w:val="PlainText"/>
        <w:rPr/>
      </w:pPr>
      <w:r>
        <w:tab/>
        <w:t>scanf("%d",&amp;x);</w:t>
      </w:r>
    </w:p>
    <w:p>
      <w:pPr>
        <w:pStyle w:val="PlainText"/>
        <w:rPr/>
      </w:pPr>
      <w:r>
        <w:tab/>
        <w:t>switch(x)</w:t>
      </w:r>
    </w:p>
    <w:p>
      <w:pPr>
        <w:pStyle w:val="PlainText"/>
        <w:rPr/>
      </w:pPr>
      <w:r>
        <w:tab/>
        <w:t>{</w:t>
      </w:r>
    </w:p>
    <w:p>
      <w:pPr>
        <w:pStyle w:val="PlainText"/>
        <w:rPr/>
      </w:pPr>
      <w:r>
        <w:tab/>
        <w:tab/>
        <w:t>case 1:</w:t>
      </w:r>
    </w:p>
    <w:p>
      <w:pPr>
        <w:pStyle w:val="PlainText"/>
        <w:rPr/>
      </w:pPr>
      <w:r>
        <w:tab/>
        <w:tab/>
        <w:t xml:space="preserve">      {</w:t>
      </w:r>
    </w:p>
    <w:p>
      <w:pPr>
        <w:pStyle w:val="PlainText"/>
        <w:rPr/>
      </w:pPr>
      <w:r>
        <w:tab/>
        <w:tab/>
        <w:tab/>
        <w:t>clrscr();</w:t>
      </w:r>
    </w:p>
    <w:p>
      <w:pPr>
        <w:pStyle w:val="PlainText"/>
        <w:rPr/>
      </w:pPr>
      <w:r>
        <w:tab/>
        <w:tab/>
        <w:tab/>
        <w:t>mainscreen();</w:t>
      </w:r>
    </w:p>
    <w:p>
      <w:pPr>
        <w:pStyle w:val="PlainText"/>
        <w:rPr/>
      </w:pPr>
      <w:r>
        <w:tab/>
        <w:tab/>
        <w:tab/>
        <w:t>gotoxy(31,10);  textcolor(7);</w:t>
      </w:r>
    </w:p>
    <w:p>
      <w:pPr>
        <w:pStyle w:val="PlainText"/>
        <w:rPr/>
      </w:pPr>
      <w:r>
        <w:tab/>
        <w:tab/>
        <w:tab/>
        <w:t>cprintf("ADDING DETAILS");</w:t>
      </w:r>
    </w:p>
    <w:p>
      <w:pPr>
        <w:pStyle w:val="PlainText"/>
        <w:rPr/>
      </w:pPr>
      <w:r>
        <w:tab/>
        <w:tab/>
        <w:tab/>
        <w:t>gotoxy(30,11);textcolor(15);</w:t>
      </w:r>
    </w:p>
    <w:p>
      <w:pPr>
        <w:pStyle w:val="PlainText"/>
        <w:rPr/>
      </w:pPr>
      <w:r>
        <w:tab/>
        <w:tab/>
        <w:tab/>
        <w:t>cprintf("----------------");</w:t>
      </w:r>
    </w:p>
    <w:p>
      <w:pPr>
        <w:pStyle w:val="PlainText"/>
        <w:rPr/>
      </w:pPr>
      <w:r>
        <w:tab/>
        <w:tab/>
        <w:tab/>
        <w:t>gotoxy(15,25);</w:t>
      </w:r>
    </w:p>
    <w:p>
      <w:pPr>
        <w:pStyle w:val="PlainText"/>
        <w:rPr/>
      </w:pPr>
      <w:r>
        <w:tab/>
        <w:tab/>
        <w:tab/>
        <w:t>textcolor(2);</w:t>
      </w:r>
    </w:p>
    <w:p>
      <w:pPr>
        <w:pStyle w:val="PlainText"/>
        <w:rPr/>
      </w:pPr>
      <w:r>
        <w:tab/>
        <w:tab/>
        <w:tab/>
        <w:t>cprintf("Previous Details:");</w:t>
      </w:r>
    </w:p>
    <w:p>
      <w:pPr>
        <w:pStyle w:val="PlainText"/>
        <w:rPr/>
      </w:pPr>
      <w:r>
        <w:tab/>
        <w:tab/>
        <w:tab/>
        <w:t>gotoxy(32,25);textcolor(11);</w:t>
      </w:r>
    </w:p>
    <w:p>
      <w:pPr>
        <w:pStyle w:val="PlainText"/>
        <w:rPr/>
      </w:pPr>
      <w:r>
        <w:tab/>
        <w:tab/>
        <w:tab/>
        <w:t>cprintf(" %s ",p.recommendation);</w:t>
      </w:r>
    </w:p>
    <w:p>
      <w:pPr>
        <w:pStyle w:val="PlainText"/>
        <w:rPr/>
      </w:pPr>
      <w:r>
        <w:tab/>
        <w:tab/>
        <w:tab/>
        <w:t>gotoxy(15,28);textcolor(2);</w:t>
      </w:r>
    </w:p>
    <w:p>
      <w:pPr>
        <w:pStyle w:val="PlainText"/>
        <w:rPr/>
      </w:pPr>
      <w:r>
        <w:tab/>
        <w:tab/>
        <w:tab/>
        <w:t>strcat(p.recommendation,"-&gt; ");</w:t>
      </w:r>
    </w:p>
    <w:p>
      <w:pPr>
        <w:pStyle w:val="PlainText"/>
        <w:rPr/>
      </w:pPr>
      <w:r>
        <w:tab/>
        <w:tab/>
        <w:tab/>
        <w:t>printf("New Details:");</w:t>
      </w:r>
    </w:p>
    <w:p>
      <w:pPr>
        <w:pStyle w:val="PlainText"/>
        <w:rPr/>
      </w:pPr>
      <w:r>
        <w:tab/>
        <w:tab/>
        <w:tab/>
        <w:t>fflush(stdin);</w:t>
      </w:r>
    </w:p>
    <w:p>
      <w:pPr>
        <w:pStyle w:val="PlainText"/>
        <w:rPr/>
      </w:pPr>
      <w:r>
        <w:tab/>
        <w:tab/>
        <w:tab/>
        <w:t>scanf("%[^\n]",string);</w:t>
      </w:r>
    </w:p>
    <w:p>
      <w:pPr>
        <w:pStyle w:val="PlainText"/>
        <w:rPr/>
      </w:pPr>
      <w:r>
        <w:tab/>
        <w:tab/>
        <w:tab/>
        <w:t>strcat(p.recommendation,string);</w:t>
      </w:r>
    </w:p>
    <w:p>
      <w:pPr>
        <w:pStyle w:val="PlainText"/>
        <w:rPr/>
      </w:pPr>
      <w:r>
        <w:tab/>
        <w:tab/>
        <w:tab/>
        <w:t>break;</w:t>
      </w:r>
    </w:p>
    <w:p>
      <w:pPr>
        <w:pStyle w:val="PlainText"/>
        <w:rPr/>
      </w:pPr>
      <w:r>
        <w:tab/>
        <w:tab/>
        <w:t xml:space="preserve">      }</w:t>
      </w:r>
    </w:p>
    <w:p>
      <w:pPr>
        <w:pStyle w:val="PlainText"/>
        <w:rPr/>
      </w:pPr>
      <w:r>
        <w:tab/>
        <w:tab/>
        <w:t>case 2:</w:t>
      </w:r>
    </w:p>
    <w:p>
      <w:pPr>
        <w:pStyle w:val="PlainText"/>
        <w:rPr/>
      </w:pPr>
      <w:r>
        <w:tab/>
        <w:tab/>
        <w:t xml:space="preserve">      {</w:t>
      </w:r>
    </w:p>
    <w:p>
      <w:pPr>
        <w:pStyle w:val="PlainText"/>
        <w:rPr/>
      </w:pPr>
      <w:r>
        <w:tab/>
        <w:tab/>
        <w:tab/>
        <w:t>clrscr();</w:t>
      </w:r>
    </w:p>
    <w:p>
      <w:pPr>
        <w:pStyle w:val="PlainText"/>
        <w:rPr/>
      </w:pPr>
      <w:r>
        <w:tab/>
        <w:tab/>
        <w:tab/>
        <w:t>mainscreen();</w:t>
      </w:r>
    </w:p>
    <w:p>
      <w:pPr>
        <w:pStyle w:val="PlainText"/>
        <w:rPr/>
      </w:pPr>
      <w:r>
        <w:tab/>
        <w:tab/>
        <w:tab/>
        <w:t>displaydepartment();</w:t>
      </w:r>
    </w:p>
    <w:p>
      <w:pPr>
        <w:pStyle w:val="PlainText"/>
        <w:rPr/>
      </w:pPr>
      <w:r>
        <w:tab/>
        <w:tab/>
        <w:tab/>
        <w:t>gotoxy(28,10);  textcolor(7);</w:t>
      </w:r>
    </w:p>
    <w:p>
      <w:pPr>
        <w:pStyle w:val="PlainText"/>
        <w:rPr/>
      </w:pPr>
      <w:r>
        <w:tab/>
        <w:tab/>
        <w:tab/>
        <w:t>cprintf("CHANGING SPECIALIST");</w:t>
      </w:r>
    </w:p>
    <w:p>
      <w:pPr>
        <w:pStyle w:val="PlainText"/>
        <w:rPr/>
      </w:pPr>
      <w:r>
        <w:tab/>
        <w:tab/>
        <w:tab/>
        <w:t>gotoxy(27,11);textcolor(15);</w:t>
      </w:r>
    </w:p>
    <w:p>
      <w:pPr>
        <w:pStyle w:val="PlainText"/>
        <w:rPr/>
      </w:pPr>
      <w:r>
        <w:tab/>
        <w:tab/>
        <w:tab/>
        <w:t>cprintf("---------------------");</w:t>
      </w:r>
    </w:p>
    <w:p>
      <w:pPr>
        <w:pStyle w:val="PlainText"/>
        <w:rPr/>
      </w:pPr>
      <w:r>
        <w:tab/>
        <w:tab/>
        <w:tab/>
        <w:t>gotoxy(5,20);</w:t>
      </w:r>
    </w:p>
    <w:p>
      <w:pPr>
        <w:pStyle w:val="PlainText"/>
        <w:rPr/>
      </w:pPr>
      <w:r>
        <w:tab/>
        <w:tab/>
        <w:tab/>
        <w:t>textcolor(2);</w:t>
      </w:r>
    </w:p>
    <w:p>
      <w:pPr>
        <w:pStyle w:val="PlainText"/>
        <w:rPr/>
      </w:pPr>
      <w:r>
        <w:tab/>
        <w:tab/>
        <w:tab/>
        <w:t>cprintf("Previous Specialist:");</w:t>
      </w:r>
    </w:p>
    <w:p>
      <w:pPr>
        <w:pStyle w:val="PlainText"/>
        <w:rPr/>
      </w:pPr>
      <w:r>
        <w:tab/>
        <w:tab/>
        <w:tab/>
        <w:t>gotoxy(26,20);textcolor(11);</w:t>
      </w:r>
    </w:p>
    <w:p>
      <w:pPr>
        <w:pStyle w:val="PlainText"/>
        <w:rPr/>
      </w:pPr>
      <w:r>
        <w:tab/>
        <w:tab/>
        <w:tab/>
        <w:t>cprintf(" %s ",p.department);</w:t>
      </w:r>
    </w:p>
    <w:p>
      <w:pPr>
        <w:pStyle w:val="PlainText"/>
        <w:rPr/>
      </w:pPr>
      <w:r>
        <w:tab/>
        <w:tab/>
        <w:tab/>
        <w:t>textcolor(15);gotoxy(5,27);</w:t>
      </w:r>
    </w:p>
    <w:p>
      <w:pPr>
        <w:pStyle w:val="PlainText"/>
        <w:rPr/>
      </w:pPr>
      <w:r>
        <w:tab/>
        <w:tab/>
        <w:tab/>
        <w:t>cprintf(":Enter the new changed Specialist;");</w:t>
      </w:r>
    </w:p>
    <w:p>
      <w:pPr>
        <w:pStyle w:val="PlainText"/>
        <w:rPr/>
      </w:pPr>
      <w:r>
        <w:tab/>
        <w:tab/>
        <w:tab/>
        <w:t>gotoxy(5,33);     textcolor(2);</w:t>
      </w:r>
    </w:p>
    <w:p>
      <w:pPr>
        <w:pStyle w:val="PlainText"/>
        <w:rPr/>
      </w:pPr>
      <w:r>
        <w:tab/>
        <w:tab/>
        <w:tab/>
        <w:t>cprintf("Reff. Specialist no:");</w:t>
      </w:r>
    </w:p>
    <w:p>
      <w:pPr>
        <w:pStyle w:val="PlainText"/>
        <w:rPr/>
      </w:pPr>
      <w:r>
        <w:tab/>
        <w:tab/>
        <w:tab/>
        <w:t>newrecord1();</w:t>
      </w:r>
    </w:p>
    <w:p>
      <w:pPr>
        <w:pStyle w:val="PlainText"/>
        <w:rPr/>
      </w:pPr>
      <w:r>
        <w:tab/>
        <w:tab/>
        <w:tab/>
        <w:t>break;</w:t>
      </w:r>
    </w:p>
    <w:p>
      <w:pPr>
        <w:pStyle w:val="PlainText"/>
        <w:rPr/>
      </w:pPr>
      <w:r>
        <w:tab/>
        <w:tab/>
        <w:t xml:space="preserve">      }</w:t>
      </w:r>
    </w:p>
    <w:p>
      <w:pPr>
        <w:pStyle w:val="PlainText"/>
        <w:rPr/>
      </w:pPr>
      <w:r>
        <w:tab/>
        <w:tab/>
        <w:t>case 3:</w:t>
      </w:r>
    </w:p>
    <w:p>
      <w:pPr>
        <w:pStyle w:val="PlainText"/>
        <w:rPr/>
      </w:pPr>
      <w:r>
        <w:tab/>
        <w:tab/>
        <w:t xml:space="preserve">      {</w:t>
      </w:r>
    </w:p>
    <w:p>
      <w:pPr>
        <w:pStyle w:val="PlainText"/>
        <w:rPr/>
      </w:pPr>
      <w:r>
        <w:tab/>
        <w:tab/>
        <w:t xml:space="preserve">       clrscr();</w:t>
      </w:r>
    </w:p>
    <w:p>
      <w:pPr>
        <w:pStyle w:val="PlainText"/>
        <w:rPr/>
      </w:pPr>
      <w:r>
        <w:tab/>
        <w:tab/>
        <w:t xml:space="preserve">       mainscreen();</w:t>
      </w:r>
    </w:p>
    <w:p>
      <w:pPr>
        <w:pStyle w:val="PlainText"/>
        <w:rPr/>
      </w:pPr>
      <w:r>
        <w:tab/>
        <w:tab/>
        <w:t xml:space="preserve">       gotoxy(28,10);  textcolor(7);</w:t>
      </w:r>
    </w:p>
    <w:p>
      <w:pPr>
        <w:pStyle w:val="PlainText"/>
        <w:rPr/>
      </w:pPr>
      <w:r>
        <w:tab/>
        <w:tab/>
        <w:t xml:space="preserve">       cprintf("DEPOSITING MONEY");</w:t>
      </w:r>
    </w:p>
    <w:p>
      <w:pPr>
        <w:pStyle w:val="PlainText"/>
        <w:rPr/>
      </w:pPr>
      <w:r>
        <w:tab/>
        <w:tab/>
        <w:t xml:space="preserve">       gotoxy(27,11);textcolor(15);</w:t>
      </w:r>
    </w:p>
    <w:p>
      <w:pPr>
        <w:pStyle w:val="PlainText"/>
        <w:rPr/>
      </w:pPr>
      <w:r>
        <w:tab/>
        <w:tab/>
        <w:t xml:space="preserve">       cprintf("---------------------");</w:t>
      </w:r>
    </w:p>
    <w:p>
      <w:pPr>
        <w:pStyle w:val="PlainText"/>
        <w:rPr/>
      </w:pPr>
      <w:r>
        <w:tab/>
        <w:tab/>
        <w:t xml:space="preserve">       gotoxy(20,20);</w:t>
      </w:r>
    </w:p>
    <w:p>
      <w:pPr>
        <w:pStyle w:val="PlainText"/>
        <w:rPr/>
      </w:pPr>
      <w:r>
        <w:tab/>
        <w:tab/>
        <w:t xml:space="preserve">       textcolor(2);</w:t>
      </w:r>
    </w:p>
    <w:p>
      <w:pPr>
        <w:pStyle w:val="PlainText"/>
        <w:rPr/>
      </w:pPr>
      <w:r>
        <w:tab/>
        <w:tab/>
        <w:t xml:space="preserve">       cprintf("Deposited balance: Rs.");</w:t>
      </w:r>
    </w:p>
    <w:p>
      <w:pPr>
        <w:pStyle w:val="PlainText"/>
        <w:rPr/>
      </w:pPr>
      <w:r>
        <w:tab/>
        <w:tab/>
        <w:t xml:space="preserve">       fflush(stdin);</w:t>
      </w:r>
    </w:p>
    <w:p>
      <w:pPr>
        <w:pStyle w:val="PlainText"/>
        <w:rPr/>
      </w:pPr>
      <w:r>
        <w:tab/>
        <w:tab/>
        <w:t xml:space="preserve">       scanf("%f",&amp;d);</w:t>
      </w:r>
    </w:p>
    <w:p>
      <w:pPr>
        <w:pStyle w:val="PlainText"/>
        <w:rPr/>
      </w:pPr>
      <w:r>
        <w:tab/>
        <w:tab/>
        <w:t xml:space="preserve">       p.balance=p.balance+d;</w:t>
      </w:r>
    </w:p>
    <w:p>
      <w:pPr>
        <w:pStyle w:val="PlainText"/>
        <w:rPr/>
      </w:pPr>
      <w:r>
        <w:tab/>
        <w:tab/>
        <w:t xml:space="preserve">       break;</w:t>
      </w:r>
    </w:p>
    <w:p>
      <w:pPr>
        <w:pStyle w:val="PlainText"/>
        <w:rPr/>
      </w:pPr>
      <w:r>
        <w:tab/>
        <w:tab/>
        <w:t xml:space="preserve">      }</w:t>
      </w:r>
    </w:p>
    <w:p>
      <w:pPr>
        <w:pStyle w:val="PlainText"/>
        <w:rPr/>
      </w:pPr>
      <w:r>
        <w:tab/>
        <w:tab/>
        <w:t>case 4:</w:t>
      </w:r>
    </w:p>
    <w:p>
      <w:pPr>
        <w:pStyle w:val="PlainText"/>
        <w:rPr/>
      </w:pPr>
      <w:r>
        <w:tab/>
        <w:tab/>
        <w:t xml:space="preserve">      {</w:t>
      </w:r>
    </w:p>
    <w:p>
      <w:pPr>
        <w:pStyle w:val="PlainText"/>
        <w:rPr/>
      </w:pPr>
      <w:r>
        <w:tab/>
        <w:tab/>
        <w:t xml:space="preserve">       clrscr();</w:t>
      </w:r>
    </w:p>
    <w:p>
      <w:pPr>
        <w:pStyle w:val="PlainText"/>
        <w:rPr/>
      </w:pPr>
      <w:r>
        <w:tab/>
        <w:tab/>
        <w:t xml:space="preserve">       mainscreen();</w:t>
      </w:r>
    </w:p>
    <w:p>
      <w:pPr>
        <w:pStyle w:val="PlainText"/>
        <w:rPr/>
      </w:pPr>
      <w:r>
        <w:tab/>
        <w:tab/>
        <w:t xml:space="preserve">       displaytest();</w:t>
      </w:r>
    </w:p>
    <w:p>
      <w:pPr>
        <w:pStyle w:val="PlainText"/>
        <w:rPr/>
      </w:pPr>
      <w:r>
        <w:tab/>
        <w:tab/>
        <w:t xml:space="preserve">       gotoxy(45,13);textcolor(3);</w:t>
      </w:r>
    </w:p>
    <w:p>
      <w:pPr>
        <w:pStyle w:val="PlainText"/>
        <w:rPr/>
      </w:pPr>
      <w:r>
        <w:tab/>
        <w:tab/>
        <w:t xml:space="preserve">       cprintf("Type `esc' tn content to stop");</w:t>
      </w:r>
    </w:p>
    <w:p>
      <w:pPr>
        <w:pStyle w:val="PlainText"/>
        <w:rPr/>
      </w:pPr>
      <w:r>
        <w:tab/>
        <w:tab/>
        <w:t xml:space="preserve">       gotoxy(45,15);textcolor(15);</w:t>
      </w:r>
    </w:p>
    <w:p>
      <w:pPr>
        <w:pStyle w:val="PlainText"/>
        <w:rPr/>
      </w:pPr>
      <w:r>
        <w:tab/>
        <w:tab/>
        <w:t xml:space="preserve">       cprintf("Contents");gotoxy(70,15);</w:t>
      </w:r>
    </w:p>
    <w:p>
      <w:pPr>
        <w:pStyle w:val="PlainText"/>
        <w:rPr/>
      </w:pPr>
      <w:r>
        <w:tab/>
        <w:tab/>
        <w:tab/>
        <w:t>cprintf("Rs.");lk=0;</w:t>
      </w:r>
    </w:p>
    <w:p>
      <w:pPr>
        <w:pStyle w:val="PlainText"/>
        <w:rPr/>
      </w:pPr>
      <w:r>
        <w:tab/>
        <w:tab/>
        <w:t xml:space="preserve">       for(i=17;1;i++,z++)</w:t>
      </w:r>
    </w:p>
    <w:p>
      <w:pPr>
        <w:pStyle w:val="PlainText"/>
        <w:rPr/>
      </w:pPr>
      <w:r>
        <w:tab/>
        <w:tab/>
        <w:t xml:space="preserve">       {</w:t>
      </w:r>
    </w:p>
    <w:p>
      <w:pPr>
        <w:pStyle w:val="PlainText"/>
        <w:rPr/>
      </w:pPr>
      <w:r>
        <w:tab/>
        <w:tab/>
        <w:tab/>
        <w:tab/>
        <w:t>gotoxy(45,i);</w:t>
      </w:r>
    </w:p>
    <w:p>
      <w:pPr>
        <w:pStyle w:val="PlainText"/>
        <w:rPr/>
      </w:pPr>
      <w:r>
        <w:tab/>
        <w:tab/>
        <w:tab/>
        <w:tab/>
        <w:t>fflush(stdin);</w:t>
      </w:r>
    </w:p>
    <w:p>
      <w:pPr>
        <w:pStyle w:val="PlainText"/>
        <w:rPr/>
      </w:pPr>
      <w:r>
        <w:tab/>
        <w:tab/>
        <w:tab/>
        <w:tab/>
        <w:t>cprintf("%c ",16);</w:t>
      </w:r>
    </w:p>
    <w:p>
      <w:pPr>
        <w:pStyle w:val="PlainText"/>
        <w:rPr/>
      </w:pPr>
      <w:r>
        <w:tab/>
        <w:tab/>
        <w:tab/>
        <w:tab/>
        <w:t>scanf("%s",&amp;p.test[z][0]);</w:t>
      </w:r>
    </w:p>
    <w:p>
      <w:pPr>
        <w:pStyle w:val="PlainText"/>
        <w:rPr/>
      </w:pPr>
      <w:r>
        <w:tab/>
        <w:tab/>
        <w:tab/>
        <w:tab/>
        <w:t>if(strcmp(&amp;p.test[z][0],"esc")==0)</w:t>
      </w:r>
    </w:p>
    <w:p>
      <w:pPr>
        <w:pStyle w:val="PlainText"/>
        <w:rPr/>
      </w:pPr>
      <w:r>
        <w:tab/>
        <w:tab/>
        <w:tab/>
        <w:tab/>
        <w:t>{       labelh:</w:t>
      </w:r>
    </w:p>
    <w:p>
      <w:pPr>
        <w:pStyle w:val="PlainText"/>
        <w:rPr/>
      </w:pPr>
      <w:r>
        <w:tab/>
        <w:tab/>
        <w:tab/>
        <w:tab/>
        <w:tab/>
        <w:t>gotoxy(48,i+3);textcolor(15);</w:t>
      </w:r>
    </w:p>
    <w:p>
      <w:pPr>
        <w:pStyle w:val="PlainText"/>
        <w:rPr/>
      </w:pPr>
      <w:r>
        <w:tab/>
        <w:tab/>
        <w:tab/>
        <w:tab/>
        <w:tab/>
        <w:t>cprintf("Paid/Unpaid (p/u):");</w:t>
      </w:r>
    </w:p>
    <w:p>
      <w:pPr>
        <w:pStyle w:val="PlainText"/>
        <w:rPr/>
      </w:pPr>
      <w:r>
        <w:tab/>
        <w:tab/>
        <w:tab/>
        <w:tab/>
        <w:tab/>
        <w:t>scanf("%c",&amp;v);</w:t>
      </w:r>
    </w:p>
    <w:p>
      <w:pPr>
        <w:pStyle w:val="PlainText"/>
        <w:rPr/>
      </w:pPr>
      <w:r>
        <w:tab/>
        <w:tab/>
        <w:tab/>
        <w:tab/>
        <w:tab/>
        <w:t>if(v=='p')</w:t>
      </w:r>
    </w:p>
    <w:p>
      <w:pPr>
        <w:pStyle w:val="PlainText"/>
        <w:rPr/>
      </w:pPr>
      <w:r>
        <w:tab/>
        <w:tab/>
        <w:tab/>
        <w:tab/>
        <w:tab/>
        <w:t>{</w:t>
      </w:r>
    </w:p>
    <w:p>
      <w:pPr>
        <w:pStyle w:val="PlainText"/>
        <w:rPr/>
      </w:pPr>
      <w:r>
        <w:tab/>
        <w:tab/>
        <w:tab/>
        <w:tab/>
        <w:tab/>
        <w:t>p.balance=p.balance+lk;</w:t>
      </w:r>
    </w:p>
    <w:p>
      <w:pPr>
        <w:pStyle w:val="PlainText"/>
        <w:rPr/>
      </w:pPr>
      <w:r>
        <w:tab/>
        <w:tab/>
        <w:tab/>
        <w:tab/>
        <w:tab/>
        <w:t>}</w:t>
      </w:r>
    </w:p>
    <w:p>
      <w:pPr>
        <w:pStyle w:val="PlainText"/>
        <w:rPr/>
      </w:pPr>
      <w:r>
        <w:tab/>
        <w:tab/>
        <w:tab/>
        <w:tab/>
        <w:tab/>
        <w:t>else if(v!='u')</w:t>
      </w:r>
    </w:p>
    <w:p>
      <w:pPr>
        <w:pStyle w:val="PlainText"/>
        <w:rPr/>
      </w:pPr>
      <w:r>
        <w:tab/>
        <w:tab/>
        <w:tab/>
        <w:tab/>
        <w:tab/>
        <w:t>{       gotoxy(48,i+2);</w:t>
      </w:r>
    </w:p>
    <w:p>
      <w:pPr>
        <w:pStyle w:val="PlainText"/>
        <w:rPr/>
      </w:pPr>
      <w:r>
        <w:tab/>
        <w:tab/>
        <w:tab/>
        <w:tab/>
        <w:tab/>
        <w:t xml:space="preserve">       //</w:t>
        <w:tab/>
        <w:t>textcolor(4+128);</w:t>
      </w:r>
    </w:p>
    <w:p>
      <w:pPr>
        <w:pStyle w:val="PlainText"/>
        <w:rPr/>
      </w:pPr>
      <w:r>
        <w:tab/>
        <w:tab/>
        <w:tab/>
        <w:tab/>
        <w:tab/>
        <w:t xml:space="preserve">       //</w:t>
        <w:tab/>
        <w:t>cprintf("Wrong Choice");</w:t>
      </w:r>
    </w:p>
    <w:p>
      <w:pPr>
        <w:pStyle w:val="PlainText"/>
        <w:rPr/>
      </w:pPr>
      <w:r>
        <w:tab/>
        <w:tab/>
        <w:tab/>
        <w:tab/>
        <w:tab/>
        <w:tab/>
        <w:t>goto labelh;</w:t>
      </w:r>
    </w:p>
    <w:p>
      <w:pPr>
        <w:pStyle w:val="PlainText"/>
        <w:rPr/>
      </w:pPr>
      <w:r>
        <w:tab/>
        <w:tab/>
        <w:tab/>
        <w:tab/>
        <w:tab/>
        <w:t>}</w:t>
      </w:r>
    </w:p>
    <w:p>
      <w:pPr>
        <w:pStyle w:val="PlainText"/>
        <w:rPr/>
      </w:pPr>
      <w:r>
        <w:tab/>
        <w:tab/>
        <w:tab/>
        <w:tab/>
        <w:tab/>
        <w:t>break;</w:t>
      </w:r>
    </w:p>
    <w:p>
      <w:pPr>
        <w:pStyle w:val="PlainText"/>
        <w:rPr/>
      </w:pPr>
      <w:r>
        <w:tab/>
        <w:tab/>
        <w:tab/>
        <w:tab/>
        <w:t>}</w:t>
      </w:r>
    </w:p>
    <w:p>
      <w:pPr>
        <w:pStyle w:val="PlainText"/>
        <w:rPr/>
      </w:pPr>
      <w:r>
        <w:tab/>
        <w:tab/>
        <w:tab/>
        <w:tab/>
        <w:t>gotoxy(70,i);</w:t>
      </w:r>
    </w:p>
    <w:p>
      <w:pPr>
        <w:pStyle w:val="PlainText"/>
        <w:rPr/>
      </w:pPr>
      <w:r>
        <w:tab/>
        <w:tab/>
        <w:tab/>
        <w:tab/>
        <w:t>fflush(stdin);</w:t>
      </w:r>
    </w:p>
    <w:p>
      <w:pPr>
        <w:pStyle w:val="PlainText"/>
        <w:rPr/>
      </w:pPr>
      <w:r>
        <w:tab/>
        <w:tab/>
        <w:tab/>
        <w:tab/>
        <w:t>scanf("%f",&amp;p.testfee[z]);</w:t>
      </w:r>
    </w:p>
    <w:p>
      <w:pPr>
        <w:pStyle w:val="PlainText"/>
        <w:rPr/>
      </w:pPr>
      <w:r>
        <w:tab/>
        <w:tab/>
        <w:tab/>
        <w:tab/>
        <w:t>lk=lk+p.testfee[z];</w:t>
      </w:r>
    </w:p>
    <w:p>
      <w:pPr>
        <w:pStyle w:val="PlainText"/>
        <w:rPr/>
      </w:pPr>
      <w:r>
        <w:tab/>
        <w:tab/>
        <w:tab/>
        <w:tab/>
        <w:t>p.totalfee=p.totalfee+p.testfee[z];</w:t>
      </w:r>
    </w:p>
    <w:p>
      <w:pPr>
        <w:pStyle w:val="PlainText"/>
        <w:rPr/>
      </w:pPr>
      <w:r>
        <w:tab/>
        <w:tab/>
        <w:tab/>
        <w:tab/>
        <w:t>i++;</w:t>
      </w:r>
    </w:p>
    <w:p>
      <w:pPr>
        <w:pStyle w:val="PlainText"/>
        <w:rPr/>
      </w:pPr>
      <w:r>
        <w:tab/>
        <w:tab/>
        <w:t xml:space="preserve">       }</w:t>
      </w:r>
    </w:p>
    <w:p>
      <w:pPr>
        <w:pStyle w:val="PlainText"/>
        <w:rPr/>
      </w:pPr>
      <w:r>
        <w:tab/>
        <w:tab/>
        <w:t xml:space="preserve">       break;</w:t>
      </w:r>
    </w:p>
    <w:p>
      <w:pPr>
        <w:pStyle w:val="PlainText"/>
        <w:rPr/>
      </w:pPr>
      <w:r>
        <w:tab/>
        <w:tab/>
        <w:t xml:space="preserve">      }</w:t>
      </w:r>
    </w:p>
    <w:p>
      <w:pPr>
        <w:pStyle w:val="PlainText"/>
        <w:rPr/>
      </w:pPr>
      <w:r>
        <w:tab/>
        <w:tab/>
        <w:t>case 5:</w:t>
      </w:r>
    </w:p>
    <w:p>
      <w:pPr>
        <w:pStyle w:val="PlainText"/>
        <w:rPr/>
      </w:pPr>
      <w:r>
        <w:tab/>
        <w:tab/>
        <w:t xml:space="preserve">      {</w:t>
      </w:r>
    </w:p>
    <w:p>
      <w:pPr>
        <w:pStyle w:val="PlainText"/>
        <w:rPr/>
      </w:pPr>
      <w:r>
        <w:tab/>
        <w:tab/>
        <w:tab/>
        <w:tab/>
        <w:t xml:space="preserve">       return;</w:t>
      </w:r>
    </w:p>
    <w:p>
      <w:pPr>
        <w:pStyle w:val="PlainText"/>
        <w:rPr/>
      </w:pPr>
      <w:r>
        <w:tab/>
        <w:tab/>
        <w:t xml:space="preserve">      }</w:t>
      </w:r>
    </w:p>
    <w:p>
      <w:pPr>
        <w:pStyle w:val="PlainText"/>
        <w:rPr/>
      </w:pPr>
    </w:p>
    <w:p>
      <w:pPr>
        <w:pStyle w:val="PlainText"/>
        <w:rPr/>
      </w:pPr>
      <w:r>
        <w:tab/>
        <w:tab/>
        <w:t>default:</w:t>
      </w:r>
    </w:p>
    <w:p>
      <w:pPr>
        <w:pStyle w:val="PlainText"/>
        <w:rPr/>
      </w:pPr>
      <w:r>
        <w:tab/>
        <w:tab/>
        <w:t xml:space="preserve">       {</w:t>
      </w:r>
    </w:p>
    <w:p>
      <w:pPr>
        <w:pStyle w:val="PlainText"/>
        <w:rPr/>
      </w:pPr>
      <w:r>
        <w:tab/>
        <w:tab/>
        <w:t xml:space="preserve">       clrscr();</w:t>
      </w:r>
    </w:p>
    <w:p>
      <w:pPr>
        <w:pStyle w:val="PlainText"/>
        <w:rPr/>
      </w:pPr>
      <w:r>
        <w:tab/>
        <w:tab/>
        <w:t xml:space="preserve">       mainscreen();gotoxy(30,13);textcolor(4+128);</w:t>
      </w:r>
    </w:p>
    <w:p>
      <w:pPr>
        <w:pStyle w:val="PlainText"/>
        <w:rPr/>
      </w:pPr>
      <w:r>
        <w:tab/>
        <w:tab/>
        <w:t xml:space="preserve">       cprintf("Wromg choice");</w:t>
      </w:r>
    </w:p>
    <w:p>
      <w:pPr>
        <w:pStyle w:val="PlainText"/>
        <w:rPr/>
      </w:pPr>
      <w:r>
        <w:tab/>
        <w:tab/>
        <w:t xml:space="preserve">       goto label2;</w:t>
      </w:r>
    </w:p>
    <w:p>
      <w:pPr>
        <w:pStyle w:val="PlainText"/>
        <w:rPr/>
      </w:pPr>
      <w:r>
        <w:tab/>
        <w:tab/>
        <w:t xml:space="preserve">       }</w:t>
      </w:r>
    </w:p>
    <w:p>
      <w:pPr>
        <w:pStyle w:val="PlainText"/>
        <w:rPr/>
      </w:pPr>
    </w:p>
    <w:p>
      <w:pPr>
        <w:pStyle w:val="PlainText"/>
        <w:rPr/>
      </w:pPr>
      <w:r>
        <w:tab/>
        <w:t>}</w:t>
      </w:r>
    </w:p>
    <w:p>
      <w:pPr>
        <w:pStyle w:val="PlainText"/>
        <w:rPr/>
      </w:pPr>
      <w:r>
        <w:tab/>
        <w:t>clrscr();</w:t>
      </w:r>
    </w:p>
    <w:p>
      <w:pPr>
        <w:pStyle w:val="PlainText"/>
        <w:rPr/>
      </w:pPr>
      <w:r>
        <w:tab/>
        <w:t>mainscreen();</w:t>
      </w:r>
    </w:p>
    <w:p>
      <w:pPr>
        <w:pStyle w:val="PlainText"/>
        <w:rPr/>
      </w:pPr>
      <w:r>
        <w:tab/>
        <w:t>goto label2;</w:t>
      </w:r>
    </w:p>
    <w:p>
      <w:pPr>
        <w:pStyle w:val="PlainText"/>
        <w:rPr/>
      </w:pPr>
      <w:r>
        <w:t>}</w:t>
      </w:r>
    </w:p>
    <w:p>
      <w:pPr>
        <w:pStyle w:val="PlainText"/>
        <w:rPr/>
      </w:pPr>
      <w:r>
        <w:t>void editrecord()</w:t>
      </w:r>
    </w:p>
    <w:p>
      <w:pPr>
        <w:pStyle w:val="PlainText"/>
        <w:rPr/>
      </w:pPr>
      <w:r>
        <w:t>{</w:t>
      </w:r>
    </w:p>
    <w:p>
      <w:pPr>
        <w:pStyle w:val="PlainText"/>
        <w:rPr/>
      </w:pPr>
      <w:r>
        <w:tab/>
        <w:t>int y,x;</w:t>
      </w:r>
    </w:p>
    <w:p>
      <w:pPr>
        <w:pStyle w:val="PlainText"/>
        <w:rPr/>
      </w:pPr>
      <w:r>
        <w:tab/>
        <w:t>gotoxy(20,20);textcolor(11);</w:t>
      </w:r>
    </w:p>
    <w:p>
      <w:pPr>
        <w:pStyle w:val="PlainText"/>
        <w:rPr/>
      </w:pPr>
      <w:r>
        <w:tab/>
        <w:t>cprintf("Enter the patient `record no' or `Full name': ");gotoxy(25,24);</w:t>
      </w:r>
    </w:p>
    <w:p>
      <w:pPr>
        <w:pStyle w:val="PlainText"/>
        <w:rPr/>
      </w:pPr>
    </w:p>
    <w:p>
      <w:pPr>
        <w:pStyle w:val="PlainText"/>
        <w:rPr/>
      </w:pPr>
      <w:r>
        <w:tab/>
        <w:t>fflush(stdin);</w:t>
      </w:r>
    </w:p>
    <w:p>
      <w:pPr>
        <w:pStyle w:val="PlainText"/>
        <w:rPr/>
      </w:pPr>
      <w:r>
        <w:tab/>
        <w:t>scanf("%[^\n]",string);</w:t>
      </w:r>
    </w:p>
    <w:p>
      <w:pPr>
        <w:pStyle w:val="PlainText"/>
        <w:rPr/>
      </w:pPr>
      <w:r>
        <w:tab/>
        <w:t>string[0]=toupper(string[0]);</w:t>
      </w:r>
    </w:p>
    <w:p>
      <w:pPr>
        <w:pStyle w:val="PlainText"/>
        <w:rPr/>
      </w:pPr>
      <w:r>
        <w:tab/>
        <w:t>y=atoi(string);</w:t>
      </w:r>
    </w:p>
    <w:p>
      <w:pPr>
        <w:pStyle w:val="PlainText"/>
        <w:rPr/>
      </w:pPr>
      <w:r>
        <w:tab/>
        <w:t>clrscr();</w:t>
      </w:r>
    </w:p>
    <w:p>
      <w:pPr>
        <w:pStyle w:val="PlainText"/>
        <w:rPr/>
      </w:pPr>
      <w:r>
        <w:tab/>
        <w:t>mainscreen();</w:t>
      </w:r>
    </w:p>
    <w:p>
      <w:pPr>
        <w:pStyle w:val="PlainText"/>
        <w:rPr/>
      </w:pPr>
      <w:r>
        <w:tab/>
        <w:t>if((fp=fopen(fn1,"rb+"))==NULL)</w:t>
      </w:r>
    </w:p>
    <w:p>
      <w:pPr>
        <w:pStyle w:val="PlainText"/>
        <w:rPr/>
      </w:pPr>
      <w:r>
        <w:tab/>
        <w:t>{</w:t>
      </w:r>
    </w:p>
    <w:p>
      <w:pPr>
        <w:pStyle w:val="PlainText"/>
        <w:rPr/>
      </w:pPr>
      <w:r>
        <w:tab/>
        <w:tab/>
        <w:t>printf("\n cannot open the record file 1");</w:t>
      </w:r>
    </w:p>
    <w:p>
      <w:pPr>
        <w:pStyle w:val="PlainText"/>
        <w:rPr/>
      </w:pPr>
      <w:r>
        <w:tab/>
        <w:tab/>
        <w:t>getch();</w:t>
      </w:r>
    </w:p>
    <w:p>
      <w:pPr>
        <w:pStyle w:val="PlainText"/>
        <w:rPr/>
      </w:pPr>
      <w:r>
        <w:tab/>
        <w:tab/>
        <w:t>exit(1);</w:t>
      </w:r>
    </w:p>
    <w:p>
      <w:pPr>
        <w:pStyle w:val="PlainText"/>
        <w:rPr/>
      </w:pPr>
      <w:r>
        <w:tab/>
        <w:t>}</w:t>
      </w:r>
    </w:p>
    <w:p>
      <w:pPr>
        <w:pStyle w:val="PlainText"/>
        <w:rPr/>
      </w:pPr>
      <w:r>
        <w:t xml:space="preserve">      // rewind(fp);</w:t>
      </w:r>
    </w:p>
    <w:p>
      <w:pPr>
        <w:pStyle w:val="PlainText"/>
        <w:rPr/>
      </w:pPr>
      <w:r>
        <w:tab/>
        <w:t>while(fread(&amp;p,sizeof(p),1,fp))</w:t>
      </w:r>
    </w:p>
    <w:p>
      <w:pPr>
        <w:pStyle w:val="PlainText"/>
        <w:rPr/>
      </w:pPr>
      <w:r>
        <w:tab/>
        <w:t>{</w:t>
      </w:r>
    </w:p>
    <w:p>
      <w:pPr>
        <w:pStyle w:val="PlainText"/>
        <w:rPr/>
      </w:pPr>
      <w:r>
        <w:tab/>
        <w:t>if((p.sn==y)||(strcmp(p.name,string)==0))</w:t>
      </w:r>
    </w:p>
    <w:p>
      <w:pPr>
        <w:pStyle w:val="PlainText"/>
        <w:rPr/>
      </w:pPr>
      <w:r>
        <w:tab/>
        <w:tab/>
        <w:t>{</w:t>
      </w:r>
    </w:p>
    <w:p>
      <w:pPr>
        <w:pStyle w:val="PlainText"/>
        <w:rPr/>
      </w:pPr>
      <w:r>
        <w:tab/>
        <w:tab/>
        <w:tab/>
        <w:t>print();</w:t>
      </w:r>
    </w:p>
    <w:p>
      <w:pPr>
        <w:pStyle w:val="PlainText"/>
        <w:rPr/>
      </w:pPr>
      <w:r>
        <w:tab/>
        <w:tab/>
        <w:tab/>
        <w:t>edit1();gotoxy(22,46);textcolor(9);</w:t>
      </w:r>
    </w:p>
    <w:p>
      <w:pPr>
        <w:pStyle w:val="PlainText"/>
        <w:rPr/>
      </w:pPr>
      <w:r>
        <w:tab/>
        <w:tab/>
        <w:tab/>
        <w:t>printf("Press `1'to edit or add and any key togo to main menu");</w:t>
      </w:r>
    </w:p>
    <w:p>
      <w:pPr>
        <w:pStyle w:val="PlainText"/>
        <w:rPr/>
      </w:pPr>
      <w:r>
        <w:tab/>
        <w:tab/>
        <w:tab/>
        <w:t>fflush(stdin);</w:t>
      </w:r>
    </w:p>
    <w:p>
      <w:pPr>
        <w:pStyle w:val="PlainText"/>
        <w:rPr/>
      </w:pPr>
      <w:r>
        <w:tab/>
        <w:tab/>
        <w:tab/>
        <w:t>scanf("%d",&amp;x);</w:t>
      </w:r>
    </w:p>
    <w:p>
      <w:pPr>
        <w:pStyle w:val="PlainText"/>
        <w:rPr/>
      </w:pPr>
      <w:r>
        <w:tab/>
        <w:tab/>
        <w:tab/>
        <w:t>if(x==1)</w:t>
      </w:r>
    </w:p>
    <w:p>
      <w:pPr>
        <w:pStyle w:val="PlainText"/>
        <w:rPr/>
      </w:pPr>
      <w:r>
        <w:tab/>
        <w:tab/>
        <w:tab/>
        <w:t>{</w:t>
      </w:r>
    </w:p>
    <w:p>
      <w:pPr>
        <w:pStyle w:val="PlainText"/>
        <w:rPr/>
      </w:pPr>
      <w:r>
        <w:tab/>
        <w:tab/>
        <w:tab/>
        <w:t xml:space="preserve">  clrscr();</w:t>
      </w:r>
    </w:p>
    <w:p>
      <w:pPr>
        <w:pStyle w:val="PlainText"/>
        <w:rPr/>
      </w:pPr>
      <w:r>
        <w:tab/>
        <w:tab/>
        <w:tab/>
        <w:t xml:space="preserve">  mainscreen();</w:t>
      </w:r>
    </w:p>
    <w:p>
      <w:pPr>
        <w:pStyle w:val="PlainText"/>
        <w:rPr/>
      </w:pPr>
      <w:r>
        <w:tab/>
        <w:tab/>
        <w:tab/>
        <w:t xml:space="preserve">  switch1();</w:t>
      </w:r>
    </w:p>
    <w:p>
      <w:pPr>
        <w:pStyle w:val="PlainText"/>
        <w:rPr/>
      </w:pPr>
      <w:r>
        <w:tab/>
        <w:tab/>
        <w:tab/>
        <w:t>}</w:t>
      </w:r>
    </w:p>
    <w:p>
      <w:pPr>
        <w:pStyle w:val="PlainText"/>
        <w:rPr/>
      </w:pPr>
      <w:r>
        <w:tab/>
        <w:tab/>
        <w:tab/>
        <w:t>else</w:t>
      </w:r>
    </w:p>
    <w:p>
      <w:pPr>
        <w:pStyle w:val="PlainText"/>
        <w:rPr/>
      </w:pPr>
      <w:r>
        <w:tab/>
        <w:tab/>
        <w:tab/>
        <w:t>return;</w:t>
      </w:r>
    </w:p>
    <w:p>
      <w:pPr>
        <w:pStyle w:val="PlainText"/>
        <w:rPr/>
      </w:pPr>
      <w:r>
        <w:tab/>
        <w:tab/>
        <w:tab/>
        <w:t>rewind(fp);</w:t>
      </w:r>
    </w:p>
    <w:p>
      <w:pPr>
        <w:pStyle w:val="PlainText"/>
        <w:rPr/>
      </w:pPr>
      <w:r>
        <w:tab/>
        <w:tab/>
        <w:tab/>
        <w:t>fseek(fp,(p.sn-1)*sizeof(p),SEEK_SET);</w:t>
      </w:r>
    </w:p>
    <w:p>
      <w:pPr>
        <w:pStyle w:val="PlainText"/>
        <w:rPr/>
      </w:pPr>
      <w:r>
        <w:tab/>
        <w:tab/>
        <w:tab/>
        <w:t>fwrite(&amp;p,sizeof(p),1,fp);</w:t>
      </w:r>
    </w:p>
    <w:p>
      <w:pPr>
        <w:pStyle w:val="PlainText"/>
        <w:rPr/>
      </w:pPr>
      <w:r>
        <w:tab/>
        <w:tab/>
        <w:tab/>
        <w:t>fclose(fp);</w:t>
      </w:r>
    </w:p>
    <w:p>
      <w:pPr>
        <w:pStyle w:val="PlainText"/>
        <w:rPr/>
      </w:pPr>
      <w:r>
        <w:tab/>
        <w:tab/>
        <w:tab/>
        <w:t>break;</w:t>
      </w:r>
    </w:p>
    <w:p>
      <w:pPr>
        <w:pStyle w:val="PlainText"/>
        <w:rPr/>
      </w:pPr>
      <w:r>
        <w:tab/>
        <w:tab/>
        <w:t>}</w:t>
      </w:r>
    </w:p>
    <w:p>
      <w:pPr>
        <w:pStyle w:val="PlainText"/>
        <w:rPr/>
      </w:pPr>
      <w:r>
        <w:tab/>
        <w:t>}</w:t>
      </w:r>
    </w:p>
    <w:p>
      <w:pPr>
        <w:pStyle w:val="PlainText"/>
        <w:rPr/>
      </w:pPr>
    </w:p>
    <w:p>
      <w:pPr>
        <w:pStyle w:val="PlainText"/>
        <w:rPr/>
      </w:pPr>
      <w:r>
        <w:tab/>
        <w:t>if(p.sn!=y)</w:t>
      </w:r>
    </w:p>
    <w:p>
      <w:pPr>
        <w:pStyle w:val="PlainText"/>
        <w:rPr/>
      </w:pPr>
      <w:r>
        <w:tab/>
        <w:t>{</w:t>
      </w:r>
    </w:p>
    <w:p>
      <w:pPr>
        <w:pStyle w:val="PlainText"/>
        <w:rPr/>
      </w:pPr>
      <w:r>
        <w:tab/>
        <w:tab/>
        <w:t>gotoxy(22,25);textcolor(3);</w:t>
      </w:r>
    </w:p>
    <w:p>
      <w:pPr>
        <w:pStyle w:val="PlainText"/>
        <w:rPr/>
      </w:pPr>
      <w:r>
        <w:tab/>
        <w:tab/>
        <w:t>cprintf("There is no record available"); gotoxy(22,30);</w:t>
      </w:r>
    </w:p>
    <w:p>
      <w:pPr>
        <w:pStyle w:val="PlainText"/>
        <w:rPr/>
      </w:pPr>
      <w:r>
        <w:tab/>
        <w:tab/>
        <w:t>textcolor(15);</w:t>
      </w:r>
    </w:p>
    <w:p>
      <w:pPr>
        <w:pStyle w:val="PlainText"/>
        <w:rPr/>
      </w:pPr>
      <w:r>
        <w:tab/>
        <w:tab/>
        <w:t>cprintf("Press Enter to continue:"); getch();</w:t>
      </w:r>
    </w:p>
    <w:p>
      <w:pPr>
        <w:pStyle w:val="PlainText"/>
        <w:rPr/>
      </w:pPr>
      <w:r>
        <w:tab/>
        <w:t>}</w:t>
      </w:r>
    </w:p>
    <w:p>
      <w:pPr>
        <w:pStyle w:val="PlainText"/>
        <w:rPr/>
      </w:pPr>
    </w:p>
    <w:p>
      <w:pPr>
        <w:pStyle w:val="PlainText"/>
        <w:rPr/>
      </w:pPr>
    </w:p>
    <w:p>
      <w:pPr>
        <w:pStyle w:val="PlainText"/>
        <w:rPr/>
      </w:pPr>
      <w:r>
        <w:t>}</w:t>
      </w:r>
    </w:p>
    <w:p>
      <w:pPr>
        <w:pStyle w:val="PlainText"/>
        <w:rPr/>
      </w:pPr>
      <w:r>
        <w:t>void displaytest()</w:t>
      </w:r>
    </w:p>
    <w:p>
      <w:pPr>
        <w:pStyle w:val="PlainText"/>
        <w:rPr/>
      </w:pPr>
      <w:r>
        <w:t>{       int i;</w:t>
      </w:r>
    </w:p>
    <w:p>
      <w:pPr>
        <w:pStyle w:val="PlainText"/>
        <w:rPr/>
      </w:pPr>
      <w:r>
        <w:tab/>
        <w:t>gotoxy(50,10);textcolor(14);</w:t>
      </w:r>
    </w:p>
    <w:p>
      <w:pPr>
        <w:pStyle w:val="PlainText"/>
        <w:rPr/>
      </w:pPr>
      <w:r>
        <w:tab/>
        <w:t>cprintf("::ADDING SERVICES::");gotoxy(45,11);textcolor(15);</w:t>
      </w:r>
    </w:p>
    <w:p>
      <w:pPr>
        <w:pStyle w:val="PlainText"/>
        <w:rPr/>
      </w:pPr>
      <w:r>
        <w:tab/>
        <w:t>cprintf("----------------------------");</w:t>
      </w:r>
    </w:p>
    <w:p>
      <w:pPr>
        <w:pStyle w:val="PlainText"/>
        <w:rPr/>
      </w:pPr>
      <w:r>
        <w:tab/>
        <w:t>gotoxy(9,10);textcolor(6);</w:t>
      </w:r>
    </w:p>
    <w:p>
      <w:pPr>
        <w:pStyle w:val="PlainText"/>
        <w:rPr/>
      </w:pPr>
      <w:r>
        <w:tab/>
        <w:t>cprintf(":PRICE LIST:");</w:t>
      </w:r>
    </w:p>
    <w:p>
      <w:pPr>
        <w:pStyle w:val="PlainText"/>
        <w:rPr/>
      </w:pPr>
      <w:r>
        <w:tab/>
        <w:t>textcolor(15);</w:t>
      </w:r>
    </w:p>
    <w:p>
      <w:pPr>
        <w:pStyle w:val="PlainText"/>
        <w:rPr/>
      </w:pPr>
      <w:r>
        <w:tab/>
        <w:t>gotoxy(4,11);</w:t>
      </w:r>
    </w:p>
    <w:p>
      <w:pPr>
        <w:pStyle w:val="PlainText"/>
        <w:rPr/>
      </w:pPr>
      <w:r>
        <w:tab/>
        <w:t>cprintf("---------------------");</w:t>
      </w:r>
    </w:p>
    <w:p>
      <w:pPr>
        <w:pStyle w:val="PlainText"/>
        <w:rPr/>
      </w:pPr>
      <w:r>
        <w:tab/>
        <w:t>gotoxy(5,14);textcolor(10);</w:t>
      </w:r>
    </w:p>
    <w:p>
      <w:pPr>
        <w:pStyle w:val="PlainText"/>
        <w:rPr/>
      </w:pPr>
      <w:r>
        <w:tab/>
        <w:t>cprintf("1.X-Ray");</w:t>
      </w:r>
    </w:p>
    <w:p>
      <w:pPr>
        <w:pStyle w:val="PlainText"/>
        <w:rPr/>
      </w:pPr>
      <w:r>
        <w:tab/>
        <w:t>gotoxy(30,14);textcolor(11);</w:t>
      </w:r>
    </w:p>
    <w:p>
      <w:pPr>
        <w:pStyle w:val="PlainText"/>
        <w:rPr/>
      </w:pPr>
      <w:r>
        <w:tab/>
        <w:t>cprintf("Rs. 300.00");</w:t>
      </w:r>
    </w:p>
    <w:p>
      <w:pPr>
        <w:pStyle w:val="PlainText"/>
        <w:rPr/>
      </w:pPr>
      <w:r>
        <w:tab/>
        <w:t>gotoxy(5,16);textcolor(10);</w:t>
      </w:r>
    </w:p>
    <w:p>
      <w:pPr>
        <w:pStyle w:val="PlainText"/>
        <w:rPr/>
      </w:pPr>
      <w:r>
        <w:tab/>
        <w:t>cprintf("2.Ultra-sound");</w:t>
      </w:r>
    </w:p>
    <w:p>
      <w:pPr>
        <w:pStyle w:val="PlainText"/>
        <w:rPr/>
      </w:pPr>
      <w:r>
        <w:tab/>
        <w:t>gotoxy(30,16);textcolor(11);</w:t>
      </w:r>
    </w:p>
    <w:p>
      <w:pPr>
        <w:pStyle w:val="PlainText"/>
        <w:rPr/>
      </w:pPr>
      <w:r>
        <w:tab/>
        <w:t>cprintf("Rs. 500.00");</w:t>
      </w:r>
    </w:p>
    <w:p>
      <w:pPr>
        <w:pStyle w:val="PlainText"/>
        <w:rPr/>
      </w:pPr>
      <w:r>
        <w:tab/>
        <w:t>gotoxy(5,18);textcolor(10);</w:t>
      </w:r>
    </w:p>
    <w:p>
      <w:pPr>
        <w:pStyle w:val="PlainText"/>
        <w:rPr/>
      </w:pPr>
      <w:r>
        <w:tab/>
        <w:t>cprintf("3.C.T.Scan");</w:t>
      </w:r>
    </w:p>
    <w:p>
      <w:pPr>
        <w:pStyle w:val="PlainText"/>
        <w:rPr/>
      </w:pPr>
      <w:r>
        <w:tab/>
        <w:t>gotoxy(30,18);textcolor(11);</w:t>
      </w:r>
    </w:p>
    <w:p>
      <w:pPr>
        <w:pStyle w:val="PlainText"/>
        <w:rPr/>
      </w:pPr>
      <w:r>
        <w:tab/>
        <w:t>cprintf("Rs.1800.00");</w:t>
      </w:r>
    </w:p>
    <w:p>
      <w:pPr>
        <w:pStyle w:val="PlainText"/>
        <w:rPr/>
      </w:pPr>
      <w:r>
        <w:tab/>
        <w:t>gotoxy(5,20);textcolor(10);y</w:t>
      </w:r>
    </w:p>
    <w:p>
      <w:pPr>
        <w:pStyle w:val="PlainText"/>
        <w:rPr/>
      </w:pPr>
      <w:r>
        <w:tab/>
        <w:t>cprintf("4.TC,DC,HB");</w:t>
      </w:r>
    </w:p>
    <w:p>
      <w:pPr>
        <w:pStyle w:val="PlainText"/>
        <w:rPr/>
      </w:pPr>
      <w:r>
        <w:tab/>
        <w:t>gotoxy(30,20);textcolor(11);</w:t>
      </w:r>
    </w:p>
    <w:p>
      <w:pPr>
        <w:pStyle w:val="PlainText"/>
        <w:rPr/>
      </w:pPr>
      <w:r>
        <w:tab/>
        <w:t>cprintf("Rs.  90.00");</w:t>
      </w:r>
    </w:p>
    <w:p>
      <w:pPr>
        <w:pStyle w:val="PlainText"/>
        <w:rPr/>
      </w:pPr>
      <w:r>
        <w:tab/>
        <w:t>gotoxy(5,22);textcolor(10);</w:t>
      </w:r>
    </w:p>
    <w:p>
      <w:pPr>
        <w:pStyle w:val="PlainText"/>
        <w:rPr/>
      </w:pPr>
      <w:r>
        <w:tab/>
        <w:t>cprintf("5.Urine R/E");</w:t>
      </w:r>
    </w:p>
    <w:p>
      <w:pPr>
        <w:pStyle w:val="PlainText"/>
        <w:rPr/>
      </w:pPr>
      <w:r>
        <w:tab/>
        <w:t>gotoxy(30,22);textcolor(11);</w:t>
      </w:r>
    </w:p>
    <w:p>
      <w:pPr>
        <w:pStyle w:val="PlainText"/>
        <w:rPr/>
      </w:pPr>
      <w:r>
        <w:tab/>
        <w:t>cprintf("Rs.  80.00");</w:t>
      </w:r>
    </w:p>
    <w:p>
      <w:pPr>
        <w:pStyle w:val="PlainText"/>
        <w:rPr/>
      </w:pPr>
      <w:r>
        <w:tab/>
        <w:t>gotoxy(5,24);textcolor(10);</w:t>
      </w:r>
    </w:p>
    <w:p>
      <w:pPr>
        <w:pStyle w:val="PlainText"/>
        <w:rPr/>
      </w:pPr>
      <w:r>
        <w:tab/>
        <w:t>cprintf("6.Blood C/S");</w:t>
      </w:r>
    </w:p>
    <w:p>
      <w:pPr>
        <w:pStyle w:val="PlainText"/>
        <w:rPr/>
      </w:pPr>
      <w:r>
        <w:tab/>
        <w:t>gotoxy(30,24);textcolor(11);</w:t>
      </w:r>
    </w:p>
    <w:p>
      <w:pPr>
        <w:pStyle w:val="PlainText"/>
        <w:rPr/>
      </w:pPr>
      <w:r>
        <w:tab/>
        <w:t>cprintf("Rs. 250.00");</w:t>
      </w:r>
    </w:p>
    <w:p>
      <w:pPr>
        <w:pStyle w:val="PlainText"/>
        <w:rPr/>
      </w:pPr>
      <w:r>
        <w:tab/>
        <w:t>gotoxy(5,26);textcolor(10);</w:t>
      </w:r>
    </w:p>
    <w:p>
      <w:pPr>
        <w:pStyle w:val="PlainText"/>
        <w:rPr/>
      </w:pPr>
      <w:r>
        <w:tab/>
        <w:t>cprintf("7.Biliribin D/T");</w:t>
      </w:r>
    </w:p>
    <w:p>
      <w:pPr>
        <w:pStyle w:val="PlainText"/>
        <w:rPr/>
      </w:pPr>
      <w:r>
        <w:tab/>
        <w:t>gotoxy(30,26);textcolor(11);</w:t>
      </w:r>
    </w:p>
    <w:p>
      <w:pPr>
        <w:pStyle w:val="PlainText"/>
        <w:rPr/>
      </w:pPr>
      <w:r>
        <w:tab/>
        <w:t>cprintf("Rs. 200.00");</w:t>
      </w:r>
    </w:p>
    <w:p>
      <w:pPr>
        <w:pStyle w:val="PlainText"/>
        <w:rPr/>
      </w:pPr>
      <w:r>
        <w:tab/>
        <w:t>gotoxy(5,28);textcolor(10);</w:t>
      </w:r>
    </w:p>
    <w:p>
      <w:pPr>
        <w:pStyle w:val="PlainText"/>
        <w:rPr/>
      </w:pPr>
      <w:r>
        <w:tab/>
        <w:t>cprintf("8.Stool Test");</w:t>
      </w:r>
    </w:p>
    <w:p>
      <w:pPr>
        <w:pStyle w:val="PlainText"/>
        <w:rPr/>
      </w:pPr>
      <w:r>
        <w:tab/>
        <w:t>gotoxy(30,28);textcolor(11);</w:t>
      </w:r>
    </w:p>
    <w:p>
      <w:pPr>
        <w:pStyle w:val="PlainText"/>
        <w:rPr/>
      </w:pPr>
      <w:r>
        <w:tab/>
        <w:t>cprintf("Rs.  60.00");</w:t>
      </w:r>
    </w:p>
    <w:p>
      <w:pPr>
        <w:pStyle w:val="PlainText"/>
        <w:rPr/>
      </w:pPr>
      <w:r>
        <w:tab/>
        <w:t>gotoxy(5,30);textcolor(10);</w:t>
      </w:r>
    </w:p>
    <w:p>
      <w:pPr>
        <w:pStyle w:val="PlainText"/>
        <w:rPr/>
      </w:pPr>
      <w:r>
        <w:tab/>
        <w:t>cprintf("9.Bed Charge");</w:t>
      </w:r>
    </w:p>
    <w:p>
      <w:pPr>
        <w:pStyle w:val="PlainText"/>
        <w:rPr/>
      </w:pPr>
      <w:r>
        <w:tab/>
        <w:t>gotoxy(30,30);textcolor(11);</w:t>
      </w:r>
    </w:p>
    <w:p>
      <w:pPr>
        <w:pStyle w:val="PlainText"/>
        <w:rPr/>
      </w:pPr>
      <w:r>
        <w:tab/>
        <w:t>cprintf("Rs. 150.00");</w:t>
      </w:r>
    </w:p>
    <w:p>
      <w:pPr>
        <w:pStyle w:val="PlainText"/>
        <w:rPr/>
      </w:pPr>
      <w:r>
        <w:tab/>
        <w:t>gotoxy(5,32);textcolor(10);</w:t>
      </w:r>
    </w:p>
    <w:p>
      <w:pPr>
        <w:pStyle w:val="PlainText"/>
        <w:rPr/>
      </w:pPr>
      <w:r>
        <w:tab/>
        <w:t>cprintf("10.Sugar Test");</w:t>
      </w:r>
    </w:p>
    <w:p>
      <w:pPr>
        <w:pStyle w:val="PlainText"/>
        <w:rPr/>
      </w:pPr>
      <w:r>
        <w:tab/>
        <w:t>gotoxy(30,32);textcolor(11);</w:t>
      </w:r>
    </w:p>
    <w:p>
      <w:pPr>
        <w:pStyle w:val="PlainText"/>
        <w:rPr/>
      </w:pPr>
      <w:r>
        <w:tab/>
        <w:t>cprintf("Rs. 400.00");</w:t>
      </w:r>
    </w:p>
    <w:p>
      <w:pPr>
        <w:pStyle w:val="PlainText"/>
        <w:rPr/>
      </w:pPr>
      <w:r>
        <w:tab/>
        <w:t>textcolor(15);</w:t>
      </w:r>
    </w:p>
    <w:p>
      <w:pPr>
        <w:pStyle w:val="PlainText"/>
        <w:rPr/>
      </w:pPr>
      <w:r>
        <w:tab/>
        <w:t>for(i=10;i&lt;=46;i++)</w:t>
      </w:r>
    </w:p>
    <w:p>
      <w:pPr>
        <w:pStyle w:val="PlainText"/>
        <w:rPr/>
      </w:pPr>
      <w:r>
        <w:tab/>
        <w:t>{</w:t>
      </w:r>
    </w:p>
    <w:p>
      <w:pPr>
        <w:pStyle w:val="PlainText"/>
        <w:rPr/>
      </w:pPr>
      <w:r>
        <w:tab/>
        <w:tab/>
        <w:t>gotoxy(41,i);</w:t>
      </w:r>
    </w:p>
    <w:p>
      <w:pPr>
        <w:pStyle w:val="PlainText"/>
        <w:rPr/>
      </w:pPr>
      <w:r>
        <w:tab/>
        <w:tab/>
        <w:t>cprintf("|");</w:t>
      </w:r>
    </w:p>
    <w:p>
      <w:pPr>
        <w:pStyle w:val="PlainText"/>
        <w:rPr/>
      </w:pPr>
      <w:r>
        <w:tab/>
        <w:t>}</w:t>
      </w:r>
    </w:p>
    <w:p>
      <w:pPr>
        <w:pStyle w:val="PlainText"/>
        <w:rPr/>
      </w:pPr>
      <w:r>
        <w:t>}</w:t>
      </w:r>
    </w:p>
    <w:p>
      <w:pPr>
        <w:pStyle w:val="PlainText"/>
        <w:rPr/>
      </w:pPr>
      <w:r>
        <w:t>void mainscreen()</w:t>
      </w:r>
    </w:p>
    <w:p>
      <w:pPr>
        <w:pStyle w:val="PlainText"/>
        <w:rPr/>
      </w:pPr>
      <w:r>
        <w:t>{</w:t>
      </w:r>
    </w:p>
    <w:p>
      <w:pPr>
        <w:pStyle w:val="PlainText"/>
        <w:rPr/>
      </w:pPr>
      <w:r>
        <w:tab/>
        <w:t>int i,j;</w:t>
      </w:r>
    </w:p>
    <w:p>
      <w:pPr>
        <w:pStyle w:val="PlainText"/>
        <w:rPr/>
      </w:pPr>
      <w:r>
        <w:tab/>
        <w:t>clrscr();</w:t>
      </w:r>
    </w:p>
    <w:p>
      <w:pPr>
        <w:pStyle w:val="PlainText"/>
        <w:rPr/>
      </w:pPr>
      <w:r>
        <w:tab/>
        <w:t>for(i=2,j=2;i&lt;rw;j++)</w:t>
      </w:r>
    </w:p>
    <w:p>
      <w:pPr>
        <w:pStyle w:val="PlainText"/>
        <w:rPr/>
      </w:pPr>
      <w:r>
        <w:tab/>
        <w:t>{</w:t>
      </w:r>
    </w:p>
    <w:p>
      <w:pPr>
        <w:pStyle w:val="PlainText"/>
        <w:rPr/>
      </w:pPr>
      <w:r>
        <w:tab/>
        <w:tab/>
        <w:t>if(j&gt;15)</w:t>
      </w:r>
    </w:p>
    <w:p>
      <w:pPr>
        <w:pStyle w:val="PlainText"/>
        <w:rPr/>
      </w:pPr>
      <w:r>
        <w:tab/>
        <w:tab/>
        <w:t>j=2;</w:t>
      </w:r>
    </w:p>
    <w:p>
      <w:pPr>
        <w:pStyle w:val="PlainText"/>
        <w:rPr/>
      </w:pPr>
      <w:r>
        <w:tab/>
        <w:tab/>
        <w:t>textcolor(j);</w:t>
      </w:r>
    </w:p>
    <w:p>
      <w:pPr>
        <w:pStyle w:val="PlainText"/>
        <w:rPr/>
      </w:pPr>
      <w:r>
        <w:tab/>
        <w:tab/>
        <w:t>gotoxy(i,2);</w:t>
      </w:r>
    </w:p>
    <w:p>
      <w:pPr>
        <w:pStyle w:val="PlainText"/>
        <w:rPr/>
      </w:pPr>
      <w:r>
        <w:tab/>
        <w:tab/>
        <w:t>cprintf("%c",15);</w:t>
      </w:r>
    </w:p>
    <w:p>
      <w:pPr>
        <w:pStyle w:val="PlainText"/>
        <w:rPr/>
      </w:pPr>
      <w:r>
        <w:tab/>
        <w:tab/>
        <w:t>gotoxy(i,cl-1);</w:t>
      </w:r>
    </w:p>
    <w:p>
      <w:pPr>
        <w:pStyle w:val="PlainText"/>
        <w:rPr/>
      </w:pPr>
      <w:r>
        <w:tab/>
        <w:tab/>
        <w:t>cprintf("%c",15);</w:t>
      </w:r>
    </w:p>
    <w:p>
      <w:pPr>
        <w:pStyle w:val="PlainText"/>
        <w:rPr/>
      </w:pPr>
      <w:r>
        <w:tab/>
        <w:tab/>
        <w:t>i++;</w:t>
      </w:r>
    </w:p>
    <w:p>
      <w:pPr>
        <w:pStyle w:val="PlainText"/>
        <w:rPr/>
      </w:pPr>
    </w:p>
    <w:p>
      <w:pPr>
        <w:pStyle w:val="PlainText"/>
        <w:rPr/>
      </w:pPr>
      <w:r>
        <w:tab/>
        <w:t>}</w:t>
      </w:r>
    </w:p>
    <w:p>
      <w:pPr>
        <w:pStyle w:val="PlainText"/>
        <w:rPr/>
      </w:pPr>
      <w:r>
        <w:tab/>
        <w:t>for(i=2,j=2;i&lt;cl;i++,j++)</w:t>
      </w:r>
    </w:p>
    <w:p>
      <w:pPr>
        <w:pStyle w:val="PlainText"/>
        <w:rPr/>
      </w:pPr>
      <w:r>
        <w:tab/>
        <w:t>{</w:t>
      </w:r>
    </w:p>
    <w:p>
      <w:pPr>
        <w:pStyle w:val="PlainText"/>
        <w:rPr/>
      </w:pPr>
      <w:r>
        <w:tab/>
        <w:tab/>
        <w:t>if(j&gt;15)</w:t>
      </w:r>
    </w:p>
    <w:p>
      <w:pPr>
        <w:pStyle w:val="PlainText"/>
        <w:rPr/>
      </w:pPr>
      <w:r>
        <w:tab/>
        <w:tab/>
        <w:t>j=2;</w:t>
      </w:r>
    </w:p>
    <w:p>
      <w:pPr>
        <w:pStyle w:val="PlainText"/>
        <w:rPr/>
      </w:pPr>
      <w:r>
        <w:tab/>
        <w:tab/>
        <w:t>textcolor(j);</w:t>
      </w:r>
    </w:p>
    <w:p>
      <w:pPr>
        <w:pStyle w:val="PlainText"/>
        <w:rPr/>
      </w:pPr>
      <w:r>
        <w:tab/>
        <w:tab/>
        <w:t>gotoxy(2,i);</w:t>
      </w:r>
    </w:p>
    <w:p>
      <w:pPr>
        <w:pStyle w:val="PlainText"/>
        <w:rPr/>
      </w:pPr>
    </w:p>
    <w:p>
      <w:pPr>
        <w:pStyle w:val="PlainText"/>
        <w:rPr/>
      </w:pPr>
      <w:r>
        <w:tab/>
        <w:tab/>
        <w:t>cprintf("%c",15);</w:t>
      </w:r>
    </w:p>
    <w:p>
      <w:pPr>
        <w:pStyle w:val="PlainText"/>
        <w:rPr/>
      </w:pPr>
      <w:r>
        <w:tab/>
        <w:tab/>
        <w:t>gotoxy(rw-1,i);</w:t>
      </w:r>
    </w:p>
    <w:p>
      <w:pPr>
        <w:pStyle w:val="PlainText"/>
        <w:rPr/>
      </w:pPr>
      <w:r>
        <w:tab/>
        <w:tab/>
        <w:t>cprintf("%c",15);</w:t>
      </w:r>
    </w:p>
    <w:p>
      <w:pPr>
        <w:pStyle w:val="PlainText"/>
        <w:rPr/>
      </w:pPr>
    </w:p>
    <w:p>
      <w:pPr>
        <w:pStyle w:val="PlainText"/>
        <w:rPr/>
      </w:pPr>
      <w:r>
        <w:tab/>
        <w:t>}</w:t>
      </w:r>
    </w:p>
    <w:p>
      <w:pPr>
        <w:pStyle w:val="PlainText"/>
        <w:rPr/>
      </w:pPr>
      <w:r>
        <w:tab/>
        <w:t>gotoxy(30,4);textcolor(3);</w:t>
      </w:r>
    </w:p>
    <w:p>
      <w:pPr>
        <w:pStyle w:val="PlainText"/>
        <w:rPr/>
      </w:pPr>
      <w:r>
        <w:tab/>
        <w:t>cprintf("siva sivani hispital");</w:t>
      </w:r>
    </w:p>
    <w:p>
      <w:pPr>
        <w:pStyle w:val="PlainText"/>
        <w:rPr/>
      </w:pPr>
      <w:r>
        <w:tab/>
        <w:t>gotoxy(27,6);textcolor(6);</w:t>
      </w:r>
    </w:p>
    <w:p>
      <w:pPr>
        <w:pStyle w:val="PlainText"/>
        <w:rPr/>
      </w:pPr>
      <w:r>
        <w:tab/>
        <w:t>cprintf("vensai,kompally");</w:t>
      </w:r>
    </w:p>
    <w:p>
      <w:pPr>
        <w:pStyle w:val="PlainText"/>
        <w:rPr/>
      </w:pPr>
      <w:r>
        <w:tab/>
        <w:t>gotoxy(27,7); textcolor(15);</w:t>
      </w:r>
    </w:p>
    <w:p>
      <w:pPr>
        <w:pStyle w:val="PlainText"/>
        <w:rPr/>
      </w:pPr>
      <w:r>
        <w:tab/>
        <w:t>cprintf("--------------------");</w:t>
      </w:r>
    </w:p>
    <w:p>
      <w:pPr>
        <w:pStyle w:val="PlainText"/>
        <w:rPr>
          <w:rFonts w:ascii="Verdana" w:cs="Times New Roman" w:eastAsia="Times New Roman" w:hAnsi="Verdana"/>
          <w:b/>
          <w:color w:val="222222"/>
          <w:sz w:val="48"/>
          <w:u w:val="single"/>
        </w:rPr>
      </w:pPr>
      <w:r>
        <w:t>}</w:t>
      </w: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r>
        <w:rPr>
          <w:rFonts w:ascii="Verdana" w:cs="Times New Roman" w:eastAsia="Times New Roman" w:hAnsi="Verdana"/>
          <w:b/>
          <w:color w:val="222222"/>
          <w:sz w:val="52"/>
          <w:u w:val="single"/>
        </w:rPr>
        <w:t>Output</w:t>
      </w:r>
      <w:r>
        <w:rPr>
          <w:rFonts w:ascii="Verdana" w:cs="Times New Roman" w:eastAsia="Times New Roman" w:hAnsi="Verdana"/>
          <w:b/>
          <w:color w:val="222222"/>
          <w:sz w:val="52"/>
          <w:u w:val="single"/>
        </w:rPr>
        <w:t xml:space="preserve"> screens</w:t>
      </w: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r>
        <w:rPr>
          <w:rFonts w:ascii="Verdana" w:cs="Times New Roman" w:eastAsia="Times New Roman" w:hAnsi="Verdana"/>
          <w:b/>
          <w:color w:val="222222"/>
          <w:sz w:val="52"/>
          <w:u w:val="single"/>
        </w:rPr>
        <w:drawing>
          <wp:anchor distT="0" distB="0" distL="0" distR="0" simplePos="0" relativeHeight="251661312" behindDoc="0" locked="0" layoutInCell="1" allowOverlap="1">
            <wp:simplePos x="0" y="0"/>
            <wp:positionH relativeFrom="page">
              <wp:posOffset>92075</wp:posOffset>
            </wp:positionH>
            <wp:positionV relativeFrom="page">
              <wp:posOffset>3305175</wp:posOffset>
            </wp:positionV>
            <wp:extent cx="7550150" cy="4822825"/>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23"/>
                    <a:stretch>
                      <a:fillRect/>
                    </a:stretch>
                  </pic:blipFill>
                  <pic:spPr>
                    <a:xfrm rot="0">
                      <a:off x="0" y="0"/>
                      <a:ext cx="7550150" cy="4822825"/>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r>
        <w:rPr/>
        <w:drawing>
          <wp:anchor distT="0" distB="0" distL="0" distR="0" simplePos="0" relativeHeight="251662336" behindDoc="0" locked="0" layoutInCell="1" allowOverlap="1">
            <wp:simplePos x="0" y="0"/>
            <wp:positionH relativeFrom="page">
              <wp:posOffset>31750</wp:posOffset>
            </wp:positionH>
            <wp:positionV relativeFrom="page">
              <wp:posOffset>219075</wp:posOffset>
            </wp:positionV>
            <wp:extent cx="7556501" cy="4775288"/>
            <wp:effectExtent l="0" t="0" r="0" b="0"/>
            <wp:wrapNone/>
            <wp:docPr id="12" name="Picture 12"/>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25"/>
                    <a:stretch>
                      <a:fillRect/>
                    </a:stretch>
                  </pic:blipFill>
                  <pic:spPr>
                    <a:xfrm rot="0">
                      <a:off x="0" y="0"/>
                      <a:ext cx="7556501" cy="4775288"/>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52"/>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r>
        <w:rPr/>
        <w:drawing>
          <wp:anchor simplePos="0" relativeHeight="251667456" behindDoc="0" locked="0" layoutInCell="1" allowOverlap="1">
            <wp:simplePos x="0" y="0"/>
            <wp:positionH relativeFrom="page">
              <wp:posOffset>47625</wp:posOffset>
            </wp:positionH>
            <wp:positionV relativeFrom="page">
              <wp:posOffset>5248275</wp:posOffset>
            </wp:positionV>
            <wp:extent cx="7550150" cy="4895850"/>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19"/>
                    <a:stretch>
                      <a:fillRect/>
                    </a:stretch>
                  </pic:blipFill>
                  <pic:spPr>
                    <a:xfrm rot="0">
                      <a:off x="0" y="0"/>
                      <a:ext cx="7550150" cy="4895850"/>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r>
        <w:rPr/>
        <w:drawing>
          <wp:anchor distT="0" distB="0" distL="0" distR="0" simplePos="0" relativeHeight="251668480" behindDoc="0" locked="0" layoutInCell="1" allowOverlap="1">
            <wp:simplePos x="0" y="0"/>
            <wp:positionH relativeFrom="page">
              <wp:posOffset>31750</wp:posOffset>
            </wp:positionH>
            <wp:positionV relativeFrom="page">
              <wp:posOffset>5013325</wp:posOffset>
            </wp:positionV>
            <wp:extent cx="7553325" cy="4879975"/>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21"/>
                    <a:stretch>
                      <a:fillRect/>
                    </a:stretch>
                  </pic:blipFill>
                  <pic:spPr>
                    <a:xfrm rot="0">
                      <a:off x="0" y="0"/>
                      <a:ext cx="7553325" cy="4879975"/>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r>
        <w:rPr/>
        <w:drawing>
          <wp:anchor simplePos="0" relativeHeight="251669504" behindDoc="0" locked="0" layoutInCell="1" allowOverlap="1">
            <wp:simplePos x="0" y="0"/>
            <wp:positionH relativeFrom="page">
              <wp:posOffset>31750</wp:posOffset>
            </wp:positionH>
            <wp:positionV relativeFrom="page">
              <wp:posOffset>25400</wp:posOffset>
            </wp:positionV>
            <wp:extent cx="7553325" cy="4819650"/>
            <wp:effectExtent l="0" t="0" r="0" b="0"/>
            <wp:wrapNone/>
            <wp:docPr id="9" name="Picture 9"/>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22"/>
                    <a:stretch>
                      <a:fillRect/>
                    </a:stretch>
                  </pic:blipFill>
                  <pic:spPr>
                    <a:xfrm rot="0">
                      <a:off x="0" y="0"/>
                      <a:ext cx="7553325" cy="4819650"/>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r>
        <w:rPr/>
        <w:drawing>
          <wp:anchor simplePos="0" relativeHeight="251670528" behindDoc="0" locked="0" layoutInCell="1" allowOverlap="1">
            <wp:simplePos x="0" y="0"/>
            <wp:positionH relativeFrom="page">
              <wp:posOffset>0</wp:posOffset>
            </wp:positionH>
            <wp:positionV relativeFrom="page">
              <wp:posOffset>0</wp:posOffset>
            </wp:positionV>
            <wp:extent cx="7556501" cy="4974697"/>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24"/>
                    <a:stretch>
                      <a:fillRect/>
                    </a:stretch>
                  </pic:blipFill>
                  <pic:spPr>
                    <a:xfrm rot="0">
                      <a:off x="0" y="0"/>
                      <a:ext cx="7556501" cy="4974697"/>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r>
        <w:rPr/>
        <w:drawing>
          <wp:anchor simplePos="0" relativeHeight="251671552" behindDoc="0" locked="0" layoutInCell="1" allowOverlap="1">
            <wp:simplePos x="0" y="0"/>
            <wp:positionH relativeFrom="page">
              <wp:posOffset>-57150</wp:posOffset>
            </wp:positionH>
            <wp:positionV relativeFrom="page">
              <wp:posOffset>5105400</wp:posOffset>
            </wp:positionV>
            <wp:extent cx="7550150" cy="4867275"/>
            <wp:effectExtent l="0" t="0" r="0" b="0"/>
            <wp:wrapNone/>
            <wp:docPr id="13" name="Picture 13"/>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26"/>
                    <a:stretch>
                      <a:fillRect/>
                    </a:stretch>
                  </pic:blipFill>
                  <pic:spPr>
                    <a:xfrm rot="0">
                      <a:off x="0" y="0"/>
                      <a:ext cx="7550150" cy="4867275"/>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r>
        <w:rPr/>
        <w:drawing>
          <wp:anchor simplePos="0" relativeHeight="251672576" behindDoc="0" locked="0" layoutInCell="1" allowOverlap="1">
            <wp:simplePos x="0" y="0"/>
            <wp:positionH relativeFrom="page">
              <wp:posOffset>-130175</wp:posOffset>
            </wp:positionH>
            <wp:positionV relativeFrom="page">
              <wp:posOffset>2035175</wp:posOffset>
            </wp:positionV>
            <wp:extent cx="7556501" cy="4743803"/>
            <wp:effectExtent l="0" t="0" r="0" b="0"/>
            <wp:wrapNone/>
            <wp:docPr id="14" name="Picture 14"/>
            <wp:cNvGraphicFramePr/>
            <a:graphic xmlns:a="http://schemas.openxmlformats.org/drawingml/2006/main">
              <a:graphicData uri="http://schemas.openxmlformats.org/drawingml/2006/picture">
                <pic:pic xmlns:pic="http://schemas.openxmlformats.org/drawingml/2006/picture">
                  <pic:nvPicPr>
                    <pic:cNvPr id="0" name="picture.jpg"/>
                    <pic:cNvPicPr/>
                  </pic:nvPicPr>
                  <pic:blipFill>
                    <a:blip r:embed="rId27"/>
                    <a:stretch>
                      <a:fillRect/>
                    </a:stretch>
                  </pic:blipFill>
                  <pic:spPr>
                    <a:xfrm rot="0">
                      <a:off x="0" y="0"/>
                      <a:ext cx="7556501" cy="4743803"/>
                    </a:xfrm>
                    <a:prstGeom prst="rect">
                      <a:avLst/>
                    </a:prstGeom>
                  </pic:spPr>
                </pic:pic>
              </a:graphicData>
            </a:graphic>
          </wp:anchor>
        </w:drawing>
      </w: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p>
    <w:p>
      <w:pPr>
        <w:shd w:val="clear" w:color="auto" w:fill="ffffff"/>
        <w:spacing w:after="260" w:line="260" w:lineRule="atLeast"/>
        <w:ind w:left="1440" w:firstLine="720"/>
        <w:jc w:val="both"/>
        <w:rPr>
          <w:rFonts w:ascii="Verdana" w:cs="Times New Roman" w:eastAsia="Times New Roman" w:hAnsi="Verdana"/>
          <w:b/>
          <w:color w:val="222222"/>
          <w:sz w:val="44"/>
          <w:u w:val="single"/>
        </w:rPr>
      </w:pPr>
      <w:r>
        <w:rPr>
          <w:rFonts w:ascii="Verdana" w:cs="Times New Roman" w:eastAsia="Times New Roman" w:hAnsi="Verdana"/>
          <w:b/>
          <w:color w:val="222222"/>
          <w:sz w:val="44"/>
          <w:u w:val="single"/>
        </w:rPr>
        <w:t>SYSTEM</w:t>
      </w:r>
      <w:r>
        <w:rPr>
          <w:rFonts w:ascii="Verdana" w:cs="Times New Roman" w:eastAsia="Times New Roman" w:hAnsi="Verdana"/>
          <w:b/>
          <w:color w:val="222222"/>
          <w:sz w:val="44"/>
          <w:u w:val="single"/>
        </w:rPr>
        <w:t xml:space="preserve"> USED</w:t>
      </w:r>
      <w:r>
        <w:rPr>
          <w:rFonts w:ascii="Verdana" w:cs="Times New Roman" w:eastAsia="Times New Roman" w:hAnsi="Verdana"/>
          <w:b/>
          <w:color w:val="222222"/>
          <w:sz w:val="44"/>
          <w:u w:val="single"/>
        </w:rPr>
        <w:t>:</w:t>
      </w:r>
    </w:p>
    <w:p>
      <w:pPr>
        <w:shd w:val="clear" w:color="auto" w:fill="ffffff"/>
        <w:spacing w:after="260" w:line="260" w:lineRule="atLeast"/>
        <w:jc w:val="both"/>
        <w:rPr>
          <w:rFonts w:ascii="Verdana" w:cs="Times New Roman" w:eastAsia="Times New Roman" w:hAnsi="Verdana"/>
          <w:b/>
          <w:color w:val="222222"/>
          <w:sz w:val="32"/>
          <w:u w:val="single"/>
        </w:rPr>
      </w:pPr>
      <w:r>
        <w:rPr>
          <w:rFonts w:ascii="Verdana" w:cs="Times New Roman" w:eastAsia="Times New Roman" w:hAnsi="Verdana"/>
          <w:b/>
          <w:color w:val="222222"/>
          <w:sz w:val="32"/>
          <w:u w:val="single"/>
        </w:rPr>
        <w:t>WINDOWS 8.1:</w:t>
      </w:r>
    </w:p>
    <w:p>
      <w:pPr>
        <w:pStyle w:val="Normal(Web)"/>
        <w:shd w:val="clear" w:color="auto" w:fill="ffffff"/>
        <w:spacing w:before="120" w:after="120"/>
        <w:rPr>
          <w:rFonts w:ascii="Arial" w:cs="Arial" w:hAnsi="Arial"/>
          <w:color w:val="222222"/>
          <w:sz w:val="32"/>
        </w:rPr>
      </w:pPr>
      <w:r>
        <w:rPr>
          <w:rFonts w:ascii="Arial" w:cs="Arial" w:hAnsi="Arial"/>
          <w:b/>
          <w:color w:val="222222"/>
          <w:sz w:val="32"/>
        </w:rPr>
        <w:t xml:space="preserve">                                Windows 8.1</w:t>
      </w:r>
      <w:r>
        <w:rPr>
          <w:rStyle w:val="Apple-converted-space"/>
          <w:rFonts w:ascii="Arial" w:cs="Arial" w:hAnsi="Arial"/>
          <w:color w:val="222222"/>
          <w:sz w:val="32"/>
        </w:rPr>
        <w:t> </w:t>
      </w:r>
      <w:r>
        <w:rPr>
          <w:rFonts w:ascii="Arial" w:cs="Arial" w:hAnsi="Arial"/>
          <w:color w:val="222222"/>
          <w:sz w:val="32"/>
        </w:rPr>
        <w:t>(codenamed</w:t>
      </w:r>
      <w:r>
        <w:rPr>
          <w:rStyle w:val="Apple-converted-space"/>
          <w:rFonts w:ascii="Arial" w:cs="Arial" w:hAnsi="Arial"/>
          <w:color w:val="222222"/>
          <w:sz w:val="32"/>
        </w:rPr>
        <w:t> </w:t>
      </w:r>
      <w:r>
        <w:rPr>
          <w:rFonts w:ascii="Arial" w:cs="Arial" w:hAnsi="Arial"/>
          <w:b/>
          <w:color w:val="222222"/>
          <w:sz w:val="32"/>
        </w:rPr>
        <w:t>Blue</w:t>
      </w:r>
      <w:r>
        <w:rPr>
          <w:rFonts w:ascii="Arial" w:cs="Arial" w:hAnsi="Arial"/>
          <w:color w:val="222222"/>
          <w:sz w:val="32"/>
        </w:rPr>
        <w:t>) is an upgrade for</w:t>
      </w:r>
      <w:r>
        <w:rPr>
          <w:rStyle w:val="Apple-converted-space"/>
          <w:rFonts w:ascii="Arial" w:cs="Arial" w:hAnsi="Arial"/>
          <w:color w:val="222222"/>
          <w:sz w:val="32"/>
        </w:rPr>
        <w:t> </w:t>
      </w:r>
      <w:r>
        <w:rPr>
          <w:rFonts w:ascii="Arial" w:cs="Arial" w:hAnsi="Arial"/>
          <w:color w:val="222222"/>
          <w:sz w:val="32"/>
        </w:rPr>
        <w:t>windows 8,</w:t>
      </w:r>
      <w:r>
        <w:rPr>
          <w:rFonts w:ascii="Arial" w:cs="Arial" w:hAnsi="Arial"/>
          <w:color w:val="222222"/>
          <w:sz w:val="32"/>
        </w:rPr>
        <w:t xml:space="preserve"> a computer</w:t>
      </w:r>
      <w:r>
        <w:rPr>
          <w:rStyle w:val="Apple-converted-space"/>
          <w:rFonts w:ascii="Arial" w:cs="Arial" w:hAnsi="Arial"/>
          <w:color w:val="222222"/>
          <w:sz w:val="32"/>
        </w:rPr>
        <w:t> </w:t>
      </w:r>
      <w:r>
        <w:rPr>
          <w:rFonts w:ascii="Arial" w:cs="Arial" w:hAnsi="Arial"/>
          <w:color w:val="222222"/>
          <w:sz w:val="32"/>
        </w:rPr>
        <w:t xml:space="preserve">operation system </w:t>
      </w:r>
      <w:r>
        <w:rPr>
          <w:rFonts w:ascii="Arial" w:cs="Arial" w:hAnsi="Arial"/>
          <w:color w:val="222222"/>
          <w:sz w:val="32"/>
        </w:rPr>
        <w:t>released by</w:t>
      </w:r>
      <w:r>
        <w:rPr>
          <w:rStyle w:val="Apple-converted-space"/>
          <w:rFonts w:ascii="Arial" w:cs="Arial" w:hAnsi="Arial"/>
          <w:color w:val="222222"/>
          <w:sz w:val="32"/>
        </w:rPr>
        <w:t> </w:t>
      </w:r>
      <w:r>
        <w:rPr>
          <w:rFonts w:ascii="Arial" w:cs="Arial" w:hAnsi="Arial"/>
          <w:color w:val="222222"/>
          <w:sz w:val="32"/>
        </w:rPr>
        <w:t>Microsoft</w:t>
      </w:r>
      <w:r>
        <w:rPr>
          <w:rFonts w:ascii="Arial" w:cs="Arial" w:hAnsi="Arial"/>
          <w:color w:val="222222"/>
          <w:sz w:val="32"/>
        </w:rPr>
        <w:t>. First unveiled and released as a public beta in June 2013, it was</w:t>
      </w:r>
      <w:r>
        <w:rPr>
          <w:rStyle w:val="Apple-converted-space"/>
          <w:rFonts w:ascii="Arial" w:cs="Arial" w:hAnsi="Arial"/>
          <w:color w:val="222222"/>
          <w:sz w:val="32"/>
        </w:rPr>
        <w:t> </w:t>
      </w:r>
      <w:r>
        <w:rPr>
          <w:rFonts w:ascii="Arial" w:cs="Arial" w:hAnsi="Arial"/>
          <w:color w:val="222222"/>
          <w:sz w:val="32"/>
        </w:rPr>
        <w:t xml:space="preserve">released </w:t>
      </w:r>
      <w:r>
        <w:rPr>
          <w:rFonts w:ascii="Arial" w:cs="Arial" w:hAnsi="Arial"/>
          <w:color w:val="222222"/>
          <w:sz w:val="32"/>
        </w:rPr>
        <w:t xml:space="preserve">to manufacturing </w:t>
      </w:r>
      <w:r>
        <w:rPr>
          <w:rFonts w:ascii="Arial" w:cs="Arial" w:hAnsi="Arial"/>
          <w:color w:val="222222"/>
          <w:sz w:val="32"/>
        </w:rPr>
        <w:t>on August 27, 2013, and reached</w:t>
      </w:r>
      <w:r>
        <w:rPr>
          <w:rStyle w:val="Apple-converted-space"/>
          <w:rFonts w:ascii="Arial" w:cs="Arial" w:hAnsi="Arial"/>
          <w:color w:val="222222"/>
          <w:sz w:val="32"/>
        </w:rPr>
        <w:t> </w:t>
      </w:r>
      <w:r>
        <w:rPr>
          <w:rFonts w:ascii="Arial" w:cs="Arial" w:hAnsi="Arial"/>
          <w:color w:val="222222"/>
          <w:sz w:val="32"/>
        </w:rPr>
        <w:t>general availabilit</w:t>
      </w:r>
      <w:r>
        <w:rPr>
          <w:rFonts w:ascii="Arial" w:cs="Arial" w:hAnsi="Arial"/>
          <w:color w:val="222222"/>
          <w:sz w:val="32"/>
        </w:rPr>
        <w:t>y</w:t>
      </w:r>
      <w:r>
        <w:rPr>
          <w:rStyle w:val="Apple-converted-space"/>
          <w:rFonts w:ascii="Arial" w:cs="Arial" w:hAnsi="Arial"/>
          <w:color w:val="222222"/>
          <w:sz w:val="32"/>
        </w:rPr>
        <w:t> </w:t>
      </w:r>
      <w:r>
        <w:rPr>
          <w:rFonts w:ascii="Arial" w:cs="Arial" w:hAnsi="Arial"/>
          <w:color w:val="222222"/>
          <w:sz w:val="32"/>
        </w:rPr>
        <w:t>on October 17, 2013, almost a year after the retail release of its predecessor. Windows 8.1 is available free of charge for retail copies of Windows 8 and</w:t>
      </w:r>
      <w:r>
        <w:rPr>
          <w:rStyle w:val="Apple-converted-space"/>
          <w:rFonts w:ascii="Arial" w:cs="Arial" w:hAnsi="Arial"/>
          <w:color w:val="222222"/>
          <w:sz w:val="32"/>
        </w:rPr>
        <w:t> </w:t>
      </w:r>
      <w:r>
        <w:rPr>
          <w:rFonts w:ascii="Arial" w:cs="Arial" w:hAnsi="Arial"/>
          <w:color w:val="222222"/>
          <w:sz w:val="32"/>
        </w:rPr>
        <w:t>Windows RT</w:t>
      </w:r>
      <w:r>
        <w:rPr>
          <w:rStyle w:val="Apple-converted-space"/>
          <w:rFonts w:ascii="Arial" w:cs="Arial" w:hAnsi="Arial"/>
          <w:color w:val="222222"/>
          <w:sz w:val="32"/>
        </w:rPr>
        <w:t> </w:t>
      </w:r>
      <w:r>
        <w:rPr>
          <w:rFonts w:ascii="Arial" w:cs="Arial" w:hAnsi="Arial"/>
          <w:color w:val="222222"/>
          <w:sz w:val="32"/>
        </w:rPr>
        <w:t>users via the</w:t>
      </w:r>
      <w:r>
        <w:rPr>
          <w:rStyle w:val="Apple-converted-space"/>
          <w:rFonts w:ascii="Arial" w:cs="Arial" w:hAnsi="Arial"/>
          <w:color w:val="222222"/>
          <w:sz w:val="32"/>
        </w:rPr>
        <w:t> </w:t>
      </w:r>
      <w:r>
        <w:rPr>
          <w:rFonts w:ascii="Arial" w:cs="Arial" w:hAnsi="Arial"/>
          <w:color w:val="222222"/>
          <w:sz w:val="32"/>
        </w:rPr>
        <w:t>Windows Store</w:t>
      </w:r>
      <w:r>
        <w:rPr>
          <w:rFonts w:ascii="Arial" w:cs="Arial" w:hAnsi="Arial"/>
          <w:color w:val="222222"/>
          <w:sz w:val="32"/>
        </w:rPr>
        <w:t>.</w:t>
      </w:r>
      <w:r>
        <w:rPr>
          <w:rFonts w:ascii="Arial" w:cs="Arial" w:hAnsi="Arial"/>
          <w:color w:val="222222"/>
          <w:sz w:val="32"/>
        </w:rPr>
        <w:t xml:space="preserve"> Unlike service packs on previous versions of Windows, users who obtained Windows 8 outside of retail copies or pre-loaded installations (i.e.,</w:t>
      </w:r>
      <w:r>
        <w:rPr>
          <w:rStyle w:val="Apple-converted-space"/>
          <w:rFonts w:ascii="Arial" w:cs="Arial" w:hAnsi="Arial"/>
          <w:color w:val="222222"/>
          <w:sz w:val="32"/>
        </w:rPr>
        <w:t> </w:t>
      </w:r>
      <w:r>
        <w:rPr>
          <w:rFonts w:ascii="Arial" w:cs="Arial" w:hAnsi="Arial"/>
          <w:color w:val="222222"/>
          <w:sz w:val="32"/>
        </w:rPr>
        <w:t>volume licensing</w:t>
      </w:r>
      <w:r>
        <w:rPr>
          <w:rFonts w:ascii="Arial" w:cs="Arial" w:hAnsi="Arial"/>
          <w:color w:val="222222"/>
          <w:sz w:val="32"/>
        </w:rPr>
        <w:t>)</w:t>
      </w:r>
      <w:r>
        <w:rPr>
          <w:rFonts w:ascii="Arial" w:cs="Arial" w:hAnsi="Arial"/>
          <w:color w:val="222222"/>
          <w:sz w:val="32"/>
        </w:rPr>
        <w:t xml:space="preserve"> must obtain Windows 8.1 through new installation media from their respective subscription or enterprise channel. Microsoft's support lifecycle policy treats Windows 8.1 similar to previous service packs of Windows: It is part of Windows 8's support lifecycle, and installing Windows 8.1 is required to maintain access to support and</w:t>
      </w:r>
      <w:r>
        <w:rPr>
          <w:rStyle w:val="Apple-converted-space"/>
          <w:rFonts w:ascii="Arial" w:cs="Arial" w:hAnsi="Arial"/>
          <w:color w:val="222222"/>
          <w:sz w:val="32"/>
        </w:rPr>
        <w:t> </w:t>
      </w:r>
      <w:r>
        <w:rPr>
          <w:rFonts w:ascii="Arial" w:cs="Arial" w:hAnsi="Arial"/>
          <w:color w:val="222222"/>
          <w:sz w:val="32"/>
        </w:rPr>
        <w:t>Windows updates</w:t>
      </w:r>
      <w:r>
        <w:rPr>
          <w:rFonts w:ascii="Arial" w:cs="Arial" w:hAnsi="Arial"/>
          <w:color w:val="222222"/>
          <w:sz w:val="32"/>
        </w:rPr>
        <w:t xml:space="preserve"> </w:t>
      </w:r>
      <w:r>
        <w:rPr>
          <w:rFonts w:ascii="Arial" w:cs="Arial" w:hAnsi="Arial"/>
          <w:color w:val="222222"/>
          <w:sz w:val="32"/>
        </w:rPr>
        <w:t>after January 12, 2016. However, unlike previous service packs, Windows 8.1 cannot be acquired via</w:t>
      </w:r>
      <w:r>
        <w:rPr>
          <w:rStyle w:val="Apple-converted-space"/>
          <w:rFonts w:ascii="Arial" w:cs="Arial" w:hAnsi="Arial"/>
          <w:color w:val="222222"/>
          <w:sz w:val="32"/>
        </w:rPr>
        <w:t> </w:t>
      </w:r>
      <w:r>
        <w:rPr>
          <w:rFonts w:ascii="Arial" w:cs="Arial" w:hAnsi="Arial"/>
          <w:color w:val="222222"/>
          <w:sz w:val="32"/>
        </w:rPr>
        <w:t>Windows Update</w:t>
      </w:r>
      <w:r>
        <w:rPr>
          <w:rFonts w:ascii="Arial" w:cs="Arial" w:hAnsi="Arial"/>
          <w:color w:val="222222"/>
          <w:sz w:val="32"/>
        </w:rPr>
        <w:t>.</w:t>
      </w:r>
    </w:p>
    <w:p>
      <w:pPr>
        <w:pStyle w:val="Normal(Web)"/>
        <w:shd w:val="clear" w:color="auto" w:fill="ffffff"/>
        <w:spacing w:before="120" w:after="120"/>
        <w:rPr>
          <w:rFonts w:ascii="Verdana" w:cs="Times New Roman" w:eastAsia="Times New Roman" w:hAnsi="Verdana"/>
          <w:b/>
          <w:color w:val="222222"/>
          <w:sz w:val="44"/>
          <w:u w:val="single"/>
        </w:rPr>
      </w:pPr>
      <w:r>
        <w:rPr>
          <w:rFonts w:ascii="Arial" w:cs="Arial" w:hAnsi="Arial"/>
          <w:color w:val="222222"/>
          <w:sz w:val="32"/>
        </w:rPr>
        <w:t>Released as part of a shift by Microsoft towards regular yearly major updates for its software platforms and services, Windows 8.1 aims to address complaints of Windows 8 users and reviewers on launch. Visible enhancements include an improved</w:t>
      </w:r>
      <w:r>
        <w:rPr>
          <w:rStyle w:val="Apple-converted-space"/>
          <w:rFonts w:ascii="Arial" w:cs="Arial" w:hAnsi="Arial"/>
          <w:color w:val="222222"/>
          <w:sz w:val="32"/>
        </w:rPr>
        <w:t> </w:t>
      </w:r>
      <w:r>
        <w:rPr>
          <w:rFonts w:ascii="Arial" w:cs="Arial" w:hAnsi="Arial"/>
          <w:color w:val="222222"/>
          <w:sz w:val="32"/>
        </w:rPr>
        <w:t>Start screen</w:t>
      </w:r>
      <w:r>
        <w:rPr>
          <w:rFonts w:ascii="Arial" w:cs="Arial" w:hAnsi="Arial"/>
          <w:color w:val="222222"/>
          <w:sz w:val="32"/>
        </w:rPr>
        <w:t xml:space="preserve">, </w:t>
      </w:r>
      <w:r>
        <w:rPr>
          <w:rFonts w:ascii="Arial" w:cs="Arial" w:hAnsi="Arial"/>
          <w:color w:val="222222"/>
          <w:sz w:val="32"/>
        </w:rPr>
        <w:t>additional snap views, additional bundled apps, tighter</w:t>
      </w:r>
      <w:r>
        <w:rPr>
          <w:rStyle w:val="Apple-converted-space"/>
          <w:rFonts w:ascii="Arial" w:cs="Arial" w:hAnsi="Arial"/>
          <w:color w:val="222222"/>
          <w:sz w:val="32"/>
        </w:rPr>
        <w:t> </w:t>
      </w:r>
      <w:r>
        <w:rPr>
          <w:rFonts w:ascii="Arial" w:cs="Arial" w:hAnsi="Arial"/>
          <w:color w:val="222222"/>
          <w:sz w:val="32"/>
        </w:rPr>
        <w:t>OneDrive</w:t>
      </w:r>
      <w:r>
        <w:rPr>
          <w:rFonts w:ascii="Arial" w:cs="Arial" w:hAnsi="Arial"/>
          <w:color w:val="222222"/>
          <w:sz w:val="32"/>
        </w:rPr>
        <w:t xml:space="preserve"> </w:t>
      </w:r>
      <w:r>
        <w:rPr>
          <w:rFonts w:ascii="Arial" w:cs="Arial" w:hAnsi="Arial"/>
          <w:color w:val="222222"/>
          <w:sz w:val="32"/>
        </w:rPr>
        <w:t>(formerly SkyDrive) integration,</w:t>
      </w:r>
      <w:r>
        <w:rPr>
          <w:rStyle w:val="Apple-converted-space"/>
          <w:rFonts w:ascii="Arial" w:cs="Arial" w:hAnsi="Arial"/>
          <w:color w:val="222222"/>
          <w:sz w:val="32"/>
        </w:rPr>
        <w:t> </w:t>
      </w:r>
      <w:r>
        <w:rPr>
          <w:rFonts w:ascii="Arial" w:cs="Arial" w:hAnsi="Arial"/>
          <w:color w:val="222222"/>
          <w:sz w:val="32"/>
        </w:rPr>
        <w:t>Internet Explorer 11</w:t>
      </w:r>
      <w:r>
        <w:rPr>
          <w:rFonts w:ascii="Arial" w:cs="Arial" w:hAnsi="Arial"/>
          <w:color w:val="222222"/>
          <w:sz w:val="32"/>
        </w:rPr>
        <w:t xml:space="preserve">, </w:t>
      </w:r>
      <w:r>
        <w:rPr>
          <w:rFonts w:ascii="Arial" w:cs="Arial" w:hAnsi="Arial"/>
          <w:color w:val="222222"/>
          <w:sz w:val="32"/>
        </w:rPr>
        <w:t>a</w:t>
      </w:r>
      <w:r>
        <w:rPr>
          <w:rStyle w:val="Apple-converted-space"/>
          <w:rFonts w:ascii="Arial" w:cs="Arial" w:hAnsi="Arial"/>
          <w:color w:val="222222"/>
          <w:sz w:val="32"/>
        </w:rPr>
        <w:t> </w:t>
      </w:r>
      <w:r>
        <w:rPr>
          <w:rFonts w:ascii="Arial" w:cs="Arial" w:hAnsi="Arial"/>
          <w:color w:val="222222"/>
          <w:sz w:val="32"/>
        </w:rPr>
        <w:t>Bing-powered unified search system, restoration of a visible</w:t>
      </w:r>
      <w:r>
        <w:rPr>
          <w:rStyle w:val="Apple-converted-space"/>
          <w:rFonts w:ascii="Arial" w:cs="Arial" w:hAnsi="Arial"/>
          <w:color w:val="222222"/>
          <w:sz w:val="32"/>
        </w:rPr>
        <w:t> </w:t>
      </w:r>
      <w:r>
        <w:rPr>
          <w:rFonts w:ascii="Arial" w:cs="Arial" w:hAnsi="Arial"/>
          <w:color w:val="222222"/>
          <w:sz w:val="32"/>
        </w:rPr>
        <w:t>Start button</w:t>
      </w:r>
      <w:r>
        <w:rPr>
          <w:rFonts w:ascii="Arial" w:cs="Arial" w:hAnsi="Arial"/>
          <w:color w:val="222222"/>
          <w:sz w:val="32"/>
        </w:rPr>
        <w:t xml:space="preserve"> </w:t>
      </w:r>
      <w:r>
        <w:rPr>
          <w:rFonts w:ascii="Arial" w:cs="Arial" w:hAnsi="Arial"/>
          <w:color w:val="222222"/>
          <w:sz w:val="32"/>
        </w:rPr>
        <w:t>on the</w:t>
      </w:r>
      <w:r>
        <w:rPr>
          <w:rStyle w:val="Apple-converted-space"/>
          <w:rFonts w:ascii="Arial" w:cs="Arial" w:hAnsi="Arial"/>
          <w:color w:val="222222"/>
          <w:sz w:val="32"/>
        </w:rPr>
        <w:t> </w:t>
      </w:r>
      <w:r>
        <w:rPr>
          <w:rFonts w:ascii="Arial" w:cs="Arial" w:hAnsi="Arial"/>
          <w:color w:val="222222"/>
          <w:sz w:val="32"/>
        </w:rPr>
        <w:t>taskbar</w:t>
      </w:r>
      <w:r>
        <w:rPr>
          <w:rFonts w:ascii="Arial" w:cs="Arial" w:hAnsi="Arial"/>
          <w:color w:val="222222"/>
          <w:sz w:val="32"/>
        </w:rPr>
        <w:t xml:space="preserve">, </w:t>
      </w:r>
      <w:r>
        <w:rPr>
          <w:rFonts w:ascii="Arial" w:cs="Arial" w:hAnsi="Arial"/>
          <w:color w:val="222222"/>
          <w:sz w:val="32"/>
        </w:rPr>
        <w:t xml:space="preserve"> and the ability to restore the previous behavior of opening the user's desktop on login instead of the Start screen. Windows 8.1 also added support for such emerging technologies as high-resolution displays,</w:t>
      </w:r>
      <w:r>
        <w:rPr>
          <w:rStyle w:val="Apple-converted-space"/>
          <w:rFonts w:ascii="Arial" w:cs="Arial" w:hAnsi="Arial"/>
          <w:color w:val="222222"/>
          <w:sz w:val="32"/>
        </w:rPr>
        <w:t> </w:t>
      </w:r>
      <w:r>
        <w:rPr>
          <w:rFonts w:ascii="Arial" w:cs="Arial" w:hAnsi="Arial"/>
          <w:color w:val="222222"/>
          <w:sz w:val="32"/>
        </w:rPr>
        <w:t xml:space="preserve">3D </w:t>
      </w:r>
      <w:r>
        <w:rPr>
          <w:rFonts w:ascii="Arial" w:cs="Arial" w:hAnsi="Arial"/>
          <w:color w:val="222222"/>
          <w:sz w:val="32"/>
        </w:rPr>
        <w:t>printing</w:t>
      </w:r>
      <w:r>
        <w:rPr>
          <w:rFonts w:ascii="Arial" w:cs="Arial" w:hAnsi="Arial"/>
          <w:color w:val="222222"/>
          <w:sz w:val="32"/>
        </w:rPr>
        <w:t>,</w:t>
      </w:r>
      <w:r>
        <w:rPr>
          <w:rFonts w:ascii="Arial" w:cs="Arial" w:hAnsi="Arial"/>
          <w:color w:val="222222"/>
          <w:sz w:val="32"/>
        </w:rPr>
        <w:t>Wi-Fi Direct</w:t>
      </w:r>
      <w:r>
        <w:rPr>
          <w:rFonts w:ascii="Arial" w:cs="Arial" w:hAnsi="Arial"/>
          <w:color w:val="222222"/>
          <w:sz w:val="32"/>
        </w:rPr>
        <w:t>,</w:t>
      </w:r>
      <w:r>
        <w:rPr>
          <w:rFonts w:ascii="Arial" w:cs="Arial" w:hAnsi="Arial"/>
          <w:color w:val="222222"/>
          <w:sz w:val="32"/>
        </w:rPr>
        <w:t>and</w:t>
      </w:r>
      <w:r>
        <w:rPr>
          <w:rStyle w:val="Apple-converted-space"/>
          <w:rFonts w:ascii="Arial" w:cs="Arial" w:hAnsi="Arial"/>
          <w:color w:val="222222"/>
          <w:sz w:val="32"/>
        </w:rPr>
        <w:t> </w:t>
      </w:r>
      <w:r>
        <w:rPr>
          <w:rFonts w:ascii="Arial" w:cs="Arial" w:hAnsi="Arial"/>
          <w:color w:val="222222"/>
          <w:sz w:val="32"/>
        </w:rPr>
        <w:t>Miracast</w:t>
      </w:r>
      <w:r>
        <w:rPr>
          <w:rFonts w:ascii="Arial" w:cs="Arial" w:hAnsi="Arial"/>
          <w:color w:val="222222"/>
          <w:sz w:val="32"/>
        </w:rPr>
        <w:t xml:space="preserve"> </w:t>
      </w:r>
      <w:r>
        <w:rPr>
          <w:rFonts w:ascii="Arial" w:cs="Arial" w:hAnsi="Arial"/>
          <w:color w:val="222222"/>
          <w:sz w:val="32"/>
        </w:rPr>
        <w:t>streaming, as well as the</w:t>
      </w:r>
      <w:r>
        <w:rPr>
          <w:rStyle w:val="Apple-converted-space"/>
          <w:rFonts w:ascii="Arial" w:cs="Arial" w:hAnsi="Arial"/>
          <w:color w:val="222222"/>
          <w:sz w:val="32"/>
        </w:rPr>
        <w:t> </w:t>
      </w:r>
      <w:r>
        <w:rPr>
          <w:rFonts w:ascii="Arial" w:cs="Arial" w:hAnsi="Arial"/>
          <w:color w:val="222222"/>
          <w:sz w:val="32"/>
        </w:rPr>
        <w:t>ReFS</w:t>
      </w:r>
    </w:p>
    <w:p>
      <w:pPr>
        <w:pStyle w:val="Normal"/>
        <w:shd w:val="clear" w:color="auto" w:fill="ffffff"/>
        <w:spacing w:after="260" w:line="260" w:lineRule="atLeast"/>
        <w:jc w:val="both"/>
        <w:rPr>
          <w:rFonts w:ascii="Verdana" w:cs="Times New Roman" w:eastAsia="Times New Roman" w:hAnsi="Verdana"/>
          <w:color w:val="222222"/>
          <w:sz w:val="32"/>
          <w:u w:val="none"/>
        </w:rPr>
      </w:pPr>
      <w:r>
        <w:rPr>
          <w:rFonts w:ascii="Verdana" w:cs="Times New Roman" w:eastAsia="Times New Roman" w:hAnsi="Verdana"/>
          <w:color w:val="222222"/>
          <w:sz w:val="32"/>
          <w:u w:val="none"/>
        </w:rPr>
        <w:t>Files used</w:t>
      </w:r>
    </w:p>
    <w:p>
      <w:pPr>
        <w:shd w:val="clear" w:color="auto" w:fill="ffffff"/>
        <w:spacing w:after="260" w:line="260" w:lineRule="atLeast"/>
        <w:jc w:val="both"/>
        <w:rPr>
          <w:rFonts w:ascii="Verdana" w:cs="Times New Roman" w:eastAsia="Times New Roman" w:hAnsi="Verdana"/>
          <w:ins w:id="0" w:author="Unknown"/>
          <w:color w:val="222222"/>
          <w:sz w:val="28"/>
        </w:rPr>
      </w:pPr>
    </w:p>
    <w:p>
      <w:pPr>
        <w:shd w:val="clear" w:color="auto" w:fill="ffffff"/>
        <w:spacing w:before="300" w:line="380" w:lineRule="atLeast"/>
        <w:jc w:val="both"/>
        <w:rPr>
          <w:rFonts w:ascii="Arial" w:cs="Arial" w:eastAsia="Times New Roman" w:hAnsi="Arial"/>
          <w:color w:val="111111"/>
          <w:sz w:val="28"/>
        </w:rPr>
      </w:pPr>
    </w:p>
    <w:p>
      <w:pPr>
        <w:pStyle w:val="Normal(Web)"/>
        <w:shd w:val="clear" w:color="auto" w:fill="ffffff"/>
        <w:spacing w:before="0" w:after="260" w:line="260" w:lineRule="atLeast"/>
        <w:jc w:val="both"/>
        <w:rPr>
          <w:rFonts w:ascii="Verdana" w:hAnsi="Verdana"/>
          <w:color w:val="222222"/>
          <w:sz w:val="28"/>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cs="Times New Roman" w:eastAsia="Times New Roman" w:hAnsi="Verdana"/>
          <w:color w:val="816868"/>
          <w:sz w:val="32"/>
          <w:shd w:val="clear" w:color="auto" w:fill="ffffff"/>
        </w:rPr>
        <w:t xml:space="preserve">                   </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cs="Times New Roman" w:eastAsia="Times New Roman" w:hAnsi="Verdana"/>
          <w:color w:val="816868"/>
          <w:sz w:val="32"/>
          <w:shd w:val="clear" w:color="auto" w:fill="ffffff"/>
        </w:rPr>
        <w:t xml:space="preserve">                         </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cs="Times New Roman" w:eastAsia="Times New Roman" w:hAnsi="Verdana"/>
          <w:color w:val="816868"/>
          <w:sz w:val="32"/>
          <w:shd w:val="clear" w:color="auto" w:fill="ffffff"/>
        </w:rPr>
        <w:t xml:space="preserve">         </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p>
    <w:p>
      <w:pPr>
        <w:pBdr>
          <w:bottom w:val="single" w:color="eeeeee" w:sz="4"/>
        </w:pBdr>
        <w:shd w:val="clear" w:color="auto" w:fill="ffffff"/>
        <w:spacing w:after="240" w:line="240" w:lineRule="auto"/>
        <w:rPr>
          <w:rFonts w:ascii="Arial" w:cs="Arial" w:eastAsia="Arial" w:hAnsi="Arial"/>
          <w:color w:val="816868"/>
          <w:sz w:val="52"/>
          <w:shd w:val="clear" w:color="auto" w:fill="ffffff"/>
        </w:rPr>
      </w:pPr>
      <w:r>
        <w:rPr>
          <w:rFonts w:ascii="Verdana" w:cs="Times New Roman" w:eastAsia="Times New Roman" w:hAnsi="Verdana"/>
          <w:color w:val="816868"/>
          <w:sz w:val="32"/>
          <w:shd w:val="clear" w:color="auto" w:fill="ffffff"/>
        </w:rPr>
        <w:t xml:space="preserve">                    </w:t>
      </w:r>
      <w:r>
        <w:rPr>
          <w:rFonts w:ascii="Verdana" w:cs="Times New Roman" w:eastAsia="Times New Roman" w:hAnsi="Verdana"/>
          <w:color w:val="816868"/>
          <w:sz w:val="32"/>
          <w:shd w:val="clear" w:color="auto" w:fill="ffffff"/>
        </w:rPr>
        <w:t xml:space="preserve">      </w:t>
      </w:r>
      <w:r>
        <w:rPr>
          <w:b/>
          <w:sz w:val="52"/>
          <w:u w:val="single"/>
        </w:rPr>
        <w:t>Conclusion</w:t>
      </w:r>
    </w:p>
    <w:p>
      <w:pPr>
        <w:pBdr>
          <w:bottom w:val="single" w:color="eeeeee" w:sz="4"/>
        </w:pBdr>
        <w:shd w:val="clear" w:color="auto" w:fill="ffffff"/>
        <w:spacing w:after="240" w:line="240" w:lineRule="auto"/>
        <w:rPr>
          <w:rFonts w:ascii="Verdana" w:cs="Times New Roman" w:eastAsia="Times New Roman" w:hAnsi="Verdana"/>
          <w:color w:val="816868"/>
          <w:sz w:val="52"/>
          <w:shd w:val="clear" w:color="auto" w:fill="ffffff"/>
        </w:rPr>
      </w:pPr>
      <w:r>
        <w:rPr>
          <w:rFonts w:ascii="Verdana" w:cs="Times New Roman" w:eastAsia="Times New Roman" w:hAnsi="Verdana"/>
          <w:color w:val="816868"/>
          <w:sz w:val="32"/>
          <w:shd w:val="clear" w:color="auto" w:fill="ffffff"/>
        </w:rPr>
        <w:t xml:space="preserve">                        </w:t>
      </w:r>
      <w:r>
        <w:rPr>
          <w:rFonts w:ascii="Arial" w:cs="Arial" w:eastAsia="Arial" w:hAnsi="Arial"/>
          <w:color w:val="816868"/>
          <w:sz w:val="32"/>
          <w:shd w:val="clear" w:color="auto" w:fill="ffffff"/>
        </w:rPr>
        <w:t xml:space="preserve">         </w:t>
      </w:r>
    </w:p>
    <w:p>
      <w:pPr>
        <w:shd w:val="clear" w:color="auto" w:fill="ffffff"/>
        <w:spacing w:before="300" w:line="380" w:lineRule="atLeast"/>
        <w:jc w:val="both"/>
        <w:rPr>
          <w:rFonts w:ascii="Arial" w:cs="Arial" w:eastAsia="Times New Roman" w:hAnsi="Arial"/>
          <w:b/>
          <w:color w:val="111111"/>
          <w:sz w:val="40"/>
          <w:u w:val="single"/>
        </w:rPr>
      </w:pPr>
      <w:r>
        <w:rPr>
          <w:rFonts w:ascii="Arial" w:cs="Arial" w:eastAsia="Times New Roman" w:hAnsi="Arial"/>
          <w:b/>
          <w:color w:val="111111"/>
          <w:sz w:val="40"/>
          <w:u w:val="single"/>
        </w:rPr>
        <w:t>About Hospital Management System C Project:</w:t>
      </w:r>
    </w:p>
    <w:p>
      <w:pPr>
        <w:shd w:val="clear" w:color="auto" w:fill="ffffff"/>
        <w:spacing w:before="300" w:line="380" w:lineRule="atLeast"/>
        <w:jc w:val="both"/>
        <w:rPr>
          <w:rFonts w:ascii="Verdana" w:hAnsi="Verdana"/>
          <w:color w:val="222222"/>
          <w:sz w:val="28"/>
          <w:shd w:val="clear" w:color="auto" w:fill="ffffff"/>
        </w:rPr>
      </w:pPr>
      <w:r>
        <w:rPr>
          <w:rFonts w:ascii="Verdana" w:hAnsi="Verdana"/>
          <w:color w:val="222222"/>
          <w:sz w:val="28"/>
          <w:shd w:val="clear" w:color="auto" w:fill="ffffff"/>
        </w:rPr>
        <w:t xml:space="preserve">                                        This mini project, like any other, is built without graphics and comes with simple file handling operations. The key features in hospital management system are:</w:t>
      </w:r>
    </w:p>
    <w:p>
      <w:pPr>
        <w:shd w:val="clear" w:color="auto" w:fill="ffffff"/>
        <w:spacing w:after="260" w:line="260" w:lineRule="atLeast"/>
        <w:jc w:val="both"/>
        <w:rPr>
          <w:rFonts w:ascii="Verdana" w:cs="Times New Roman" w:eastAsia="Times New Roman" w:hAnsi="Verdana"/>
          <w:color w:val="222222"/>
          <w:sz w:val="32"/>
          <w:u w:val="single"/>
        </w:rPr>
      </w:pPr>
      <w:r>
        <w:rPr>
          <w:rFonts w:ascii="Verdana" w:cs="Times New Roman" w:eastAsia="Times New Roman" w:hAnsi="Verdana"/>
          <w:b/>
          <w:color w:val="222222"/>
          <w:sz w:val="32"/>
          <w:u w:val="single"/>
        </w:rPr>
        <w:t>1. Add new patient record:</w:t>
      </w:r>
    </w:p>
    <w:p>
      <w:pPr>
        <w:shd w:val="clear" w:color="auto" w:fill="ffffff"/>
        <w:spacing w:after="260" w:line="260" w:lineRule="atLeast"/>
        <w:jc w:val="both"/>
        <w:rPr>
          <w:rFonts w:ascii="Verdana" w:cs="Times New Roman" w:eastAsia="Times New Roman" w:hAnsi="Verdana"/>
          <w:color w:val="222222"/>
          <w:sz w:val="28"/>
        </w:rPr>
      </w:pPr>
      <w:r>
        <w:rPr>
          <w:rFonts w:ascii="Verdana" w:cs="Times New Roman" w:eastAsia="Times New Roman" w:hAnsi="Verdana"/>
          <w:color w:val="222222"/>
          <w:sz w:val="28"/>
        </w:rPr>
        <w:t>In this feature, user can add a new patient record choosing between O.P.D. service and Emergency service. In O.P.D. service (shown in output screen below), name, address, age, sex, disease description and specialist room number to be referred are available. Thus given information is stored in file. The information to be given are same in Emergency service.</w:t>
      </w:r>
    </w:p>
    <w:p>
      <w:pPr>
        <w:shd w:val="clear" w:color="auto" w:fill="ffffff"/>
        <w:spacing w:after="260" w:line="260" w:lineRule="atLeast"/>
        <w:jc w:val="both"/>
        <w:rPr>
          <w:rFonts w:ascii="Verdana" w:cs="Times New Roman" w:eastAsia="Times New Roman" w:hAnsi="Verdana"/>
          <w:color w:val="222222"/>
          <w:sz w:val="32"/>
          <w:u w:val="single"/>
        </w:rPr>
      </w:pPr>
      <w:r>
        <w:rPr>
          <w:rFonts w:ascii="Verdana" w:cs="Times New Roman" w:eastAsia="Times New Roman" w:hAnsi="Verdana"/>
          <w:b/>
          <w:color w:val="222222"/>
          <w:sz w:val="32"/>
          <w:u w:val="single"/>
        </w:rPr>
        <w:t>2. Search or edit patient record:</w:t>
      </w:r>
    </w:p>
    <w:p>
      <w:pPr>
        <w:shd w:val="clear" w:color="auto" w:fill="ffffff"/>
        <w:spacing w:after="260" w:line="260" w:lineRule="atLeast"/>
        <w:jc w:val="both"/>
        <w:rPr>
          <w:rFonts w:ascii="Verdana" w:cs="Times New Roman" w:eastAsia="Times New Roman" w:hAnsi="Verdana"/>
          <w:color w:val="222222"/>
          <w:sz w:val="28"/>
        </w:rPr>
      </w:pPr>
      <w:r>
        <w:rPr>
          <w:rFonts w:ascii="Verdana" w:cs="Times New Roman" w:eastAsia="Times New Roman" w:hAnsi="Verdana"/>
          <w:color w:val="222222"/>
          <w:sz w:val="28"/>
        </w:rPr>
        <w:t>In this mini project, two features – searching and editing patient records are placed under a single feature. User can search or edit via. record number of the patient or his/her full name.</w:t>
      </w:r>
    </w:p>
    <w:p>
      <w:pPr>
        <w:shd w:val="clear" w:color="auto" w:fill="ffffff"/>
        <w:spacing w:after="260" w:line="260" w:lineRule="atLeast"/>
        <w:jc w:val="both"/>
        <w:rPr>
          <w:rFonts w:ascii="Verdana" w:cs="Times New Roman" w:eastAsia="Times New Roman" w:hAnsi="Verdana"/>
          <w:color w:val="222222"/>
          <w:sz w:val="28"/>
        </w:rPr>
      </w:pPr>
      <w:r>
        <w:rPr>
          <w:rFonts w:ascii="Verdana" w:cs="Times New Roman" w:eastAsia="Times New Roman" w:hAnsi="Verdana"/>
          <w:color w:val="222222"/>
          <w:sz w:val="28"/>
        </w:rPr>
        <w:t>All the information corresponding to the respective patient are displayed. These include the ones provided while adding a new patient record. If wrong information about record number or patient full name is provided, the program displays a message saying that no records were available.</w:t>
      </w:r>
    </w:p>
    <w:p>
      <w:pPr>
        <w:shd w:val="clear" w:color="auto" w:fill="ffffff"/>
        <w:spacing w:after="260" w:line="260" w:lineRule="atLeast"/>
        <w:jc w:val="both"/>
        <w:rPr>
          <w:rFonts w:ascii="Verdana" w:cs="Times New Roman" w:eastAsia="Times New Roman" w:hAnsi="Verdana"/>
          <w:color w:val="222222"/>
          <w:sz w:val="28"/>
        </w:rPr>
      </w:pPr>
      <w:r>
        <w:rPr>
          <w:rFonts w:ascii="Verdana" w:cs="Times New Roman" w:eastAsia="Times New Roman" w:hAnsi="Verdana"/>
          <w:color w:val="222222"/>
          <w:sz w:val="28"/>
        </w:rPr>
        <w:t>Also, user can view the list of expenditures of the particular patient whose record is sought. In the program, the financial information include total charge, total deposited and total money to return.</w:t>
      </w:r>
    </w:p>
    <w:p>
      <w:pPr>
        <w:shd w:val="clear" w:color="auto" w:fill="ffffff"/>
        <w:spacing w:after="260" w:line="260" w:lineRule="atLeast"/>
        <w:jc w:val="both"/>
        <w:rPr>
          <w:rFonts w:ascii="Verdana" w:cs="Times New Roman" w:eastAsia="Times New Roman" w:hAnsi="Verdana"/>
          <w:color w:val="222222"/>
          <w:sz w:val="32"/>
          <w:u w:val="single"/>
        </w:rPr>
      </w:pPr>
      <w:r>
        <w:rPr>
          <w:rFonts w:ascii="Verdana" w:cs="Times New Roman" w:eastAsia="Times New Roman" w:hAnsi="Verdana"/>
          <w:b/>
          <w:color w:val="222222"/>
          <w:sz w:val="32"/>
          <w:u w:val="single"/>
        </w:rPr>
        <w:t>3. List record of patients:</w:t>
      </w:r>
    </w:p>
    <w:p>
      <w:pPr>
        <w:shd w:val="clear" w:color="auto" w:fill="ffffff"/>
        <w:spacing w:after="260" w:line="260" w:lineRule="atLeast"/>
        <w:jc w:val="both"/>
        <w:rPr>
          <w:rFonts w:ascii="Verdana" w:cs="Times New Roman" w:eastAsia="Times New Roman" w:hAnsi="Verdana"/>
          <w:color w:val="222222"/>
          <w:sz w:val="28"/>
        </w:rPr>
      </w:pPr>
      <w:r>
        <w:rPr>
          <w:rFonts w:ascii="Verdana" w:cs="Times New Roman" w:eastAsia="Times New Roman" w:hAnsi="Verdana"/>
          <w:color w:val="222222"/>
          <w:sz w:val="28"/>
        </w:rPr>
        <w:t>In hospital management system c project, users can list patient records by choosing any one of the four options listed below:</w:t>
      </w:r>
    </w:p>
    <w:p>
      <w:pPr>
        <w:numPr>
          <w:ilvl w:val="0"/>
          <w:numId w:val="14"/>
        </w:numPr>
        <w:shd w:val="clear" w:color="auto" w:fill="ffffff"/>
        <w:spacing w:before="100" w:after="100" w:line="260" w:lineRule="atLeast"/>
        <w:ind w:left="930"/>
        <w:jc w:val="both"/>
        <w:rPr>
          <w:rFonts w:ascii="Verdana" w:cs="Times New Roman" w:eastAsia="Times New Roman" w:hAnsi="Verdana"/>
          <w:color w:val="222222"/>
          <w:sz w:val="28"/>
        </w:rPr>
      </w:pPr>
      <w:r>
        <w:rPr>
          <w:rFonts w:ascii="Verdana" w:cs="Times New Roman" w:eastAsia="Times New Roman" w:hAnsi="Verdana"/>
          <w:color w:val="222222"/>
          <w:sz w:val="28"/>
        </w:rPr>
        <w:t>Records of patients in alphabetical order</w:t>
      </w:r>
    </w:p>
    <w:p>
      <w:pPr>
        <w:numPr>
          <w:ilvl w:val="0"/>
          <w:numId w:val="14"/>
        </w:numPr>
        <w:shd w:val="clear" w:color="auto" w:fill="ffffff"/>
        <w:spacing w:before="100" w:after="100" w:line="260" w:lineRule="atLeast"/>
        <w:ind w:left="930"/>
        <w:jc w:val="both"/>
        <w:rPr>
          <w:rFonts w:ascii="Verdana" w:cs="Times New Roman" w:eastAsia="Times New Roman" w:hAnsi="Verdana"/>
          <w:color w:val="222222"/>
          <w:sz w:val="28"/>
        </w:rPr>
      </w:pPr>
      <w:r>
        <w:rPr>
          <w:rFonts w:ascii="Verdana" w:cs="Times New Roman" w:eastAsia="Times New Roman" w:hAnsi="Verdana"/>
          <w:color w:val="222222"/>
          <w:sz w:val="28"/>
        </w:rPr>
        <w:t>Records of Emergency patients</w:t>
      </w:r>
    </w:p>
    <w:p>
      <w:pPr>
        <w:numPr>
          <w:ilvl w:val="0"/>
          <w:numId w:val="14"/>
        </w:numPr>
        <w:shd w:val="clear" w:color="auto" w:fill="ffffff"/>
        <w:spacing w:before="100" w:after="100" w:line="260" w:lineRule="atLeast"/>
        <w:ind w:left="930"/>
        <w:jc w:val="both"/>
        <w:rPr>
          <w:rFonts w:ascii="Verdana" w:cs="Times New Roman" w:eastAsia="Times New Roman" w:hAnsi="Verdana"/>
          <w:color w:val="222222"/>
          <w:sz w:val="28"/>
        </w:rPr>
      </w:pPr>
      <w:r>
        <w:rPr>
          <w:rFonts w:ascii="Verdana" w:cs="Times New Roman" w:eastAsia="Times New Roman" w:hAnsi="Verdana"/>
          <w:color w:val="222222"/>
          <w:sz w:val="28"/>
        </w:rPr>
        <w:t>Records of O.P.D. patients</w:t>
      </w:r>
    </w:p>
    <w:p>
      <w:pPr>
        <w:numPr>
          <w:ilvl w:val="0"/>
          <w:numId w:val="14"/>
        </w:numPr>
        <w:shd w:val="clear" w:color="auto" w:fill="ffffff"/>
        <w:spacing w:before="100" w:after="100" w:line="260" w:lineRule="atLeast"/>
        <w:ind w:left="930"/>
        <w:jc w:val="both"/>
        <w:rPr>
          <w:rFonts w:ascii="Verdana" w:cs="Times New Roman" w:eastAsia="Times New Roman" w:hAnsi="Verdana"/>
          <w:color w:val="222222"/>
          <w:sz w:val="28"/>
        </w:rPr>
      </w:pPr>
      <w:r>
        <w:rPr>
          <w:rFonts w:ascii="Verdana" w:cs="Times New Roman" w:eastAsia="Times New Roman" w:hAnsi="Verdana"/>
          <w:color w:val="222222"/>
          <w:sz w:val="28"/>
        </w:rPr>
        <w:t>Records of patients in a particular date</w:t>
      </w:r>
    </w:p>
    <w:p>
      <w:pPr>
        <w:shd w:val="clear" w:color="auto" w:fill="ffffff"/>
        <w:spacing w:after="260" w:line="260" w:lineRule="atLeast"/>
        <w:jc w:val="both"/>
        <w:rPr>
          <w:rFonts w:ascii="Verdana" w:cs="Times New Roman" w:eastAsia="Times New Roman" w:hAnsi="Verdana"/>
          <w:color w:val="222222"/>
          <w:sz w:val="28"/>
        </w:rPr>
      </w:pPr>
      <w:r>
        <w:rPr>
          <w:rFonts w:ascii="Verdana" w:cs="Times New Roman" w:eastAsia="Times New Roman" w:hAnsi="Verdana"/>
          <w:color w:val="222222"/>
          <w:sz w:val="28"/>
        </w:rPr>
        <w:t>As in the two features mentioned above, user can view financial records corresponding to any particular patient listed according to any one of the four options mentioned above. Pressing ‘Enter’ user can view the records of next patients.</w:t>
      </w:r>
    </w:p>
    <w:p>
      <w:pPr>
        <w:shd w:val="clear" w:color="auto" w:fill="ffffff"/>
        <w:spacing w:after="260" w:line="260" w:lineRule="atLeast"/>
        <w:jc w:val="both"/>
        <w:rPr>
          <w:rFonts w:ascii="Verdana" w:cs="Times New Roman" w:eastAsia="Times New Roman" w:hAnsi="Verdana"/>
          <w:color w:val="222222"/>
          <w:sz w:val="32"/>
          <w:u w:val="single"/>
        </w:rPr>
      </w:pPr>
      <w:r>
        <w:rPr>
          <w:rFonts w:ascii="Verdana" w:cs="Times New Roman" w:eastAsia="Times New Roman" w:hAnsi="Verdana"/>
          <w:b/>
          <w:color w:val="222222"/>
          <w:sz w:val="32"/>
          <w:u w:val="single"/>
        </w:rPr>
        <w:t>4. Delete patient records:</w:t>
      </w:r>
    </w:p>
    <w:p>
      <w:pPr>
        <w:pBdr>
          <w:bottom w:val="single" w:color="eeeeee" w:sz="4"/>
        </w:pBdr>
        <w:shd w:val="clear" w:color="auto" w:fill="ffffff"/>
        <w:spacing w:after="240" w:line="240" w:lineRule="auto"/>
        <w:rPr>
          <w:rFonts w:ascii="Verdana" w:cs="Times New Roman" w:eastAsia="Times New Roman" w:hAnsi="Verdana"/>
          <w:color w:val="816868"/>
          <w:sz w:val="32"/>
          <w:shd w:val="clear" w:color="auto" w:fill="ffffff"/>
        </w:rPr>
      </w:pPr>
      <w:r>
        <w:rPr>
          <w:rFonts w:ascii="Verdana" w:hAnsi="Verdana"/>
          <w:color w:val="222222"/>
          <w:sz w:val="28"/>
          <w:shd w:val="clear" w:color="auto" w:fill="ffffff"/>
        </w:rPr>
        <w:t>This features allows user to delete added record of any patient. For this the patient number to be removed is to be provided. Upon ‘Enter’, user can view the patient record and the financial records of the patient. To delete the record, press ‘Enter’ and the respective patient record will be deleted from the file.</w:t>
      </w:r>
    </w:p>
    <w:p>
      <w:pPr>
        <w:pBdr>
          <w:bottom w:val="single" w:color="eeeeee" w:sz="4"/>
        </w:pBdr>
        <w:shd w:val="clear" w:color="auto" w:fill="ffffff"/>
        <w:spacing w:after="240" w:line="240" w:lineRule="auto"/>
        <w:rPr>
          <w:rFonts w:ascii="Verdana" w:cs="Times New Roman" w:eastAsia="Times New Roman" w:hAnsi="Verdana"/>
          <w:b/>
          <w:caps/>
          <w:color w:val="0cc112"/>
          <w:sz w:val="32"/>
          <w:u w:val="single"/>
        </w:rPr>
      </w:pPr>
    </w:p>
    <w:p/>
    <w:sectPr>
      <w:headerReference w:type="default" r:id="rId8"/>
      <w:headerReference w:type="first" r:id="rId9"/>
      <w:headerReference w:type="even" r:id="rId12"/>
      <w:footerReference w:type="default" r:id="rId10"/>
      <w:footerReference w:type="first" r:id="rId11"/>
      <w:footerReference w:type="even" r:id="rId13"/>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pPr>
        <w:spacing w:after="0" w:line="240" w:lineRule="auto"/>
        <w:rPr/>
      </w:pPr>
      <w:r>
        <w:rPr/>
        <w:separator/>
      </w:r>
    </w:p>
  </w:endnote>
  <w:endnote w:type="continuationSeparator" w:id="1">
    <w:p>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rrois Gothic SC"/>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Foote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rPr/>
      </w:pPr>
      <w:r>
        <w:rPr/>
        <w:separator/>
      </w:r>
    </w:p>
  </w:footnote>
  <w:footnote w:type="continuationSeparator" w:id="1">
    <w:p>
      <w:pPr>
        <w:spacing w:after="0" w:line="240" w:lineRule="auto"/>
        <w:rPr/>
      </w:pPr>
      <w:r>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Bdr>
        <w:bottom w:val="single" w:color="eeeeee" w:sz="4"/>
      </w:pBdr>
      <w:shd w:val="clear" w:color="auto" w:fill="ffffff"/>
      <w:spacing w:after="240" w:line="240" w:lineRule="auto"/>
      <w:rPr>
        <w:rFonts w:ascii="Verdana" w:cs="Times New Roman" w:eastAsia="Times New Roman" w:hAnsi="Verdana"/>
        <w:b/>
        <w:caps/>
        <w:color w:val="0cc112"/>
        <w:sz w:val="20"/>
      </w:rPr>
    </w:pPr>
  </w:p>
  <w:p>
    <w:pPr>
      <w:pStyle w:val="Header"/>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e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http://schemas.openxmlformats.org/wordprocessingml/2006/main">
  <w:abstractNum w:abstractNumId="0">
    <w:multiLevelType w:val="hybridMultilevel"/>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multiLevelType w:val="hybridMultilevel"/>
    <w:lvl w:ilvl="0">
      <w:start w:val="1"/>
      <w:numFmt w:val="bullet"/>
      <w:lvlText w:val=""/>
      <w:lvlJc w:val="left"/>
      <w:pPr>
        <w:ind w:left="1440" w:hanging="360"/>
      </w:pPr>
      <w:rPr>
        <w:rFonts w:ascii="Symbol" w:hAnsi="Symbol"/>
      </w:rPr>
    </w:lvl>
    <w:lvl w:ilvl="1">
      <w:start w:val="1"/>
      <w:numFmt w:val="bullet"/>
      <w:lvlText w:val="o"/>
      <w:lvlJc w:val="left"/>
      <w:pPr>
        <w:ind w:left="2160" w:hanging="360"/>
      </w:pPr>
      <w:rPr>
        <w:rFonts w:ascii="Courier New" w:cs="Courier New" w:hAnsi="Courier New"/>
      </w:rPr>
    </w:lvl>
    <w:lvl w:ilvl="2">
      <w:start w:val="1"/>
      <w:numFmt w:val="bullet"/>
      <w:lvlText w:val=""/>
      <w:lvlJc w:val="left"/>
      <w:pPr>
        <w:ind w:left="2880" w:hanging="360"/>
      </w:pPr>
      <w:rPr>
        <w:rFonts w:ascii="Wingdings" w:hAnsi="Wingdings"/>
      </w:rPr>
    </w:lvl>
    <w:lvl w:ilvl="3">
      <w:start w:val="1"/>
      <w:numFmt w:val="bullet"/>
      <w:lvlText w:val=""/>
      <w:lvlJc w:val="left"/>
      <w:pPr>
        <w:ind w:left="3600" w:hanging="360"/>
      </w:pPr>
      <w:rPr>
        <w:rFonts w:ascii="Symbol" w:hAnsi="Symbol"/>
      </w:rPr>
    </w:lvl>
    <w:lvl w:ilvl="4">
      <w:start w:val="1"/>
      <w:numFmt w:val="bullet"/>
      <w:lvlText w:val="o"/>
      <w:lvlJc w:val="left"/>
      <w:pPr>
        <w:ind w:left="4320" w:hanging="360"/>
      </w:pPr>
      <w:rPr>
        <w:rFonts w:ascii="Courier New" w:cs="Courier New" w:hAnsi="Courier New"/>
      </w:rPr>
    </w:lvl>
    <w:lvl w:ilvl="5">
      <w:start w:val="1"/>
      <w:numFmt w:val="bullet"/>
      <w:lvlText w:val=""/>
      <w:lvlJc w:val="left"/>
      <w:pPr>
        <w:ind w:left="5040" w:hanging="360"/>
      </w:pPr>
      <w:rPr>
        <w:rFonts w:ascii="Wingdings" w:hAnsi="Wingdings"/>
      </w:rPr>
    </w:lvl>
    <w:lvl w:ilvl="6">
      <w:start w:val="1"/>
      <w:numFmt w:val="bullet"/>
      <w:lvlText w:val=""/>
      <w:lvlJc w:val="left"/>
      <w:pPr>
        <w:ind w:left="5760" w:hanging="360"/>
      </w:pPr>
      <w:rPr>
        <w:rFonts w:ascii="Symbol" w:hAnsi="Symbol"/>
      </w:rPr>
    </w:lvl>
    <w:lvl w:ilvl="7">
      <w:start w:val="1"/>
      <w:numFmt w:val="bullet"/>
      <w:lvlText w:val="o"/>
      <w:lvlJc w:val="left"/>
      <w:pPr>
        <w:ind w:left="6480" w:hanging="360"/>
      </w:pPr>
      <w:rPr>
        <w:rFonts w:ascii="Courier New" w:cs="Courier New" w:hAnsi="Courier New"/>
      </w:rPr>
    </w:lvl>
    <w:lvl w:ilvl="8">
      <w:start w:val="1"/>
      <w:numFmt w:val="bullet"/>
      <w:lvlText w:val=""/>
      <w:lvlJc w:val="left"/>
      <w:pPr>
        <w:ind w:left="7200" w:hanging="360"/>
      </w:pPr>
      <w:rPr>
        <w:rFonts w:ascii="Wingdings" w:hAnsi="Wingdings"/>
      </w:rPr>
    </w:lvl>
  </w:abstractNum>
  <w:abstractNum w:abstractNumId="3">
    <w:multiLevelType w:val="hybridMultilevel"/>
    <w:lvl w:ilvl="0">
      <w:start w:val="1"/>
      <w:numFmt w:val="bullet"/>
      <w:lvlText w:val=""/>
      <w:lvlJc w:val="left"/>
      <w:pPr>
        <w:ind w:left="2510" w:hanging="360"/>
      </w:pPr>
      <w:rPr>
        <w:rFonts w:ascii="Symbol" w:hAnsi="Symbol"/>
      </w:rPr>
    </w:lvl>
    <w:lvl w:ilvl="1">
      <w:start w:val="1"/>
      <w:numFmt w:val="bullet"/>
      <w:lvlText w:val="o"/>
      <w:lvlJc w:val="left"/>
      <w:pPr>
        <w:ind w:left="3230" w:hanging="360"/>
      </w:pPr>
      <w:rPr>
        <w:rFonts w:ascii="Courier New" w:cs="Courier New" w:hAnsi="Courier New"/>
      </w:rPr>
    </w:lvl>
    <w:lvl w:ilvl="2">
      <w:start w:val="1"/>
      <w:numFmt w:val="bullet"/>
      <w:lvlText w:val=""/>
      <w:lvlJc w:val="left"/>
      <w:pPr>
        <w:ind w:left="3950" w:hanging="360"/>
      </w:pPr>
      <w:rPr>
        <w:rFonts w:ascii="Wingdings" w:hAnsi="Wingdings"/>
      </w:rPr>
    </w:lvl>
    <w:lvl w:ilvl="3">
      <w:start w:val="1"/>
      <w:numFmt w:val="bullet"/>
      <w:lvlText w:val=""/>
      <w:lvlJc w:val="left"/>
      <w:pPr>
        <w:ind w:left="4670" w:hanging="360"/>
      </w:pPr>
      <w:rPr>
        <w:rFonts w:ascii="Symbol" w:hAnsi="Symbol"/>
      </w:rPr>
    </w:lvl>
    <w:lvl w:ilvl="4">
      <w:start w:val="1"/>
      <w:numFmt w:val="bullet"/>
      <w:lvlText w:val="o"/>
      <w:lvlJc w:val="left"/>
      <w:pPr>
        <w:ind w:left="5390" w:hanging="360"/>
      </w:pPr>
      <w:rPr>
        <w:rFonts w:ascii="Courier New" w:cs="Courier New" w:hAnsi="Courier New"/>
      </w:rPr>
    </w:lvl>
    <w:lvl w:ilvl="5">
      <w:start w:val="1"/>
      <w:numFmt w:val="bullet"/>
      <w:lvlText w:val=""/>
      <w:lvlJc w:val="left"/>
      <w:pPr>
        <w:ind w:left="6110" w:hanging="360"/>
      </w:pPr>
      <w:rPr>
        <w:rFonts w:ascii="Wingdings" w:hAnsi="Wingdings"/>
      </w:rPr>
    </w:lvl>
    <w:lvl w:ilvl="6">
      <w:start w:val="1"/>
      <w:numFmt w:val="bullet"/>
      <w:lvlText w:val=""/>
      <w:lvlJc w:val="left"/>
      <w:pPr>
        <w:ind w:left="6830" w:hanging="360"/>
      </w:pPr>
      <w:rPr>
        <w:rFonts w:ascii="Symbol" w:hAnsi="Symbol"/>
      </w:rPr>
    </w:lvl>
    <w:lvl w:ilvl="7">
      <w:start w:val="1"/>
      <w:numFmt w:val="bullet"/>
      <w:lvlText w:val="o"/>
      <w:lvlJc w:val="left"/>
      <w:pPr>
        <w:ind w:left="7550" w:hanging="360"/>
      </w:pPr>
      <w:rPr>
        <w:rFonts w:ascii="Courier New" w:cs="Courier New" w:hAnsi="Courier New"/>
      </w:rPr>
    </w:lvl>
    <w:lvl w:ilvl="8">
      <w:start w:val="1"/>
      <w:numFmt w:val="bullet"/>
      <w:lvlText w:val=""/>
      <w:lvlJc w:val="left"/>
      <w:pPr>
        <w:ind w:left="8270" w:hanging="360"/>
      </w:pPr>
      <w:rPr>
        <w:rFonts w:ascii="Wingdings" w:hAnsi="Wingdings"/>
      </w:rPr>
    </w:lvl>
  </w:abstractNum>
  <w:abstractNum w:abstractNumId="4">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5">
    <w:multiLevelType w:val="hybridMultilevel"/>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multiLevelType w:val="hybridMultilevel"/>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cs="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cs="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cs="Courier New" w:hAnsi="Courier New"/>
      </w:rPr>
    </w:lvl>
    <w:lvl w:ilvl="8">
      <w:start w:val="1"/>
      <w:numFmt w:val="bullet"/>
      <w:lvlText w:val=""/>
      <w:lvlJc w:val="left"/>
      <w:pPr>
        <w:ind w:left="6480" w:hanging="360"/>
      </w:pPr>
      <w:rPr>
        <w:rFonts w:ascii="Wingdings" w:hAnsi="Wingdings"/>
      </w:rPr>
    </w:lvl>
  </w:abstractNum>
  <w:abstractNum w:abstractNumId="7">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8">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9">
    <w:multiLevelType w:val="hybridMultilevel"/>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cs="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cs="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cs="Courier New" w:hAnsi="Courier New"/>
      </w:rPr>
    </w:lvl>
    <w:lvl w:ilvl="8">
      <w:start w:val="1"/>
      <w:numFmt w:val="bullet"/>
      <w:lvlText w:val=""/>
      <w:lvlJc w:val="left"/>
      <w:pPr>
        <w:ind w:left="6480" w:hanging="360"/>
      </w:pPr>
      <w:rPr>
        <w:rFonts w:ascii="Wingdings" w:hAnsi="Wingdings"/>
      </w:rPr>
    </w:lvl>
  </w:abstractNum>
  <w:abstractNum w:abstractNumId="10">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1">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multiLevelType w:val="hybridMultilevel"/>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multiLevelType w:val="hybridMultilevel"/>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multiLevelType w:val="multilevel"/>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num w:numId="1">
    <w:abstractNumId w:val="3"/>
  </w:num>
  <w:num w:numId="2">
    <w:abstractNumId w:val="19"/>
  </w:num>
  <w:num w:numId="3">
    <w:abstractNumId w:val="4"/>
  </w:num>
  <w:num w:numId="4">
    <w:abstractNumId w:val="8"/>
  </w:num>
  <w:num w:numId="5">
    <w:abstractNumId w:val="12"/>
  </w:num>
  <w:num w:numId="6">
    <w:abstractNumId w:val="1"/>
  </w:num>
  <w:num w:numId="7">
    <w:abstractNumId w:val="14"/>
  </w:num>
  <w:num w:numId="8">
    <w:abstractNumId w:val="15"/>
  </w:num>
  <w:num w:numId="9">
    <w:abstractNumId w:val="11"/>
  </w:num>
  <w:num w:numId="10">
    <w:abstractNumId w:val="6"/>
  </w:num>
  <w:num w:numId="11">
    <w:abstractNumId w:val="17"/>
  </w:num>
  <w:num w:numId="12">
    <w:abstractNumId w:val="7"/>
  </w:num>
  <w:num w:numId="13">
    <w:abstractNumId w:val="13"/>
  </w:num>
  <w:num w:numId="14">
    <w:abstractNumId w:val="10"/>
  </w:num>
  <w:num w:numId="15">
    <w:abstractNumId w:val="2"/>
  </w:num>
  <w:num w:numId="16">
    <w:abstractNumId w:val="9"/>
  </w:num>
  <w:num w:numId="17">
    <w:abstractNumId w:val="16"/>
  </w:num>
  <w:num w:numId="18">
    <w:abstractNumId w:val="0"/>
  </w:num>
  <w:num w:numId="19">
    <w:abstractNumId w:val="5"/>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63409"/>
    <w:rsid w:val="00006F2E"/>
    <w:rsid w:val="000A0DBA"/>
    <w:rsid w:val="000F0BD4"/>
    <w:rsid w:val="0011604B"/>
    <w:rsid w:val="001778C5"/>
    <w:rsid w:val="001F7B2A"/>
    <w:rsid w:val="00242B4E"/>
    <w:rsid w:val="00286B25"/>
    <w:rsid w:val="002B4A1F"/>
    <w:rsid w:val="00505A92"/>
    <w:rsid w:val="006B4FC5"/>
    <w:rsid w:val="006E5C67"/>
    <w:rsid w:val="007C6344"/>
    <w:rsid w:val="007D289D"/>
    <w:rsid w:val="00850795"/>
    <w:rsid w:val="009D66B3"/>
    <w:rsid w:val="00A116F0"/>
    <w:rsid w:val="00CA3877"/>
    <w:rsid w:val="00D909C5"/>
    <w:rsid w:val="00E035AB"/>
    <w:rsid w:val="00F63409"/>
    <w:rsid w:val="00F948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footnotePr>
    <w:footnote w:id="0"/>
    <w:footnote w:id="1"/>
  </w:footnotePr>
  <w:endnotePr>
    <w:endnote w:id="0"/>
    <w:endnote w:id="1"/>
  </w:endnotePr>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2"/>
        <w:lang w:val="en-US" w:bidi="ar-SA" w:eastAsia="en-US"/>
      </w:rPr>
    </w:rPrDefault>
    <w:pPrDefault>
      <w:pPr>
        <w:spacing w:after="200" w:line="276" w:lineRule="auto"/>
      </w:pPr>
    </w:pPrDefault>
  </w:docDefaults>
  <w:style w:type="character" w:customStyle="1" w:styleId="Heading4Char">
    <w:name w:val="Heading 4 Char"/>
    <w:basedOn w:val="DefaultParagraphFont"/>
    <w:link w:val="Heading4"/>
    <w:uiPriority w:val="9"/>
    <w:rPr>
      <w:rFonts w:asciiTheme="majorHAnsi" w:cstheme="majorBidi" w:eastAsiaTheme="majorEastAsia" w:hAnsiTheme="majorHAnsi"/>
      <w:b/>
      <w:i/>
      <w:color w:val="4f81bd" w:themeColor="accent1"/>
    </w:rPr>
  </w:style>
  <w:style w:type="character" w:customStyle="1" w:styleId="Heading7Char">
    <w:name w:val="Heading 7 Char"/>
    <w:basedOn w:val="DefaultParagraphFont"/>
    <w:link w:val="Heading7"/>
    <w:uiPriority w:val="9"/>
    <w:rPr>
      <w:rFonts w:asciiTheme="majorHAnsi" w:cstheme="majorBidi" w:eastAsiaTheme="majorEastAsia" w:hAnsiTheme="majorHAnsi"/>
      <w:i/>
      <w:color w:val="404040" w:themeColor="text1" w:themeTint="bf"/>
    </w:rPr>
  </w:style>
  <w:style w:type="paragraph" w:styleId="Quote">
    <w:name w:val="Quote"/>
    <w:basedOn w:val="Normal"/>
    <w:next w:val="Normal"/>
    <w:link w:val="QuoteChar"/>
    <w:uiPriority w:val="29"/>
    <w:qFormat w:val="on"/>
    <w:rPr>
      <w:i/>
      <w:color w:val="000000" w:themeColor="text1"/>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Subtitle">
    <w:name w:val="Subtitle"/>
    <w:basedOn w:val="Normal"/>
    <w:next w:val="Normal"/>
    <w:link w:val="SubtitleChar"/>
    <w:uiPriority w:val="11"/>
    <w:qFormat w:val="on"/>
    <w:pPr>
      <w:numPr>
        <w:ilvl w:val="1"/>
      </w:numPr>
    </w:pPr>
    <w:rPr>
      <w:rFonts w:asciiTheme="majorHAnsi" w:cstheme="majorBidi" w:eastAsiaTheme="majorEastAsia" w:hAnsiTheme="majorHAnsi"/>
      <w:i/>
      <w:color w:val="4f81bd" w:themeColor="accent1"/>
      <w:spacing w:val="15"/>
      <w:sz w:val="24"/>
    </w:rPr>
  </w:style>
  <w:style w:type="table" w:default="1" w:styleId="NormalTable">
    <w:name w:val="Normal Table"/>
    <w:uiPriority w:val="99"/>
    <w:semiHidden w:val="on"/>
    <w:unhideWhenUsed w:val="on"/>
    <w:qFormat w:val="on"/>
    <w:unhideWhenUsed w:val="on"/>
    <w:tblPr>
      <w:tblInd w:w="0" w:type="dxa"/>
      <w:tblCellMar>
        <w:top w:w="0" w:type="dxa"/>
        <w:left w:w="108" w:type="dxa"/>
        <w:bottom w:w="0" w:type="dxa"/>
        <w:right w:w="108" w:type="dxa"/>
      </w:tblCellMar>
    </w:tblPr>
  </w:style>
  <w:style w:type="character" w:customStyle="1" w:styleId="EndnoteTextChar">
    <w:name w:val="Endnote Text Char"/>
    <w:basedOn w:val="DefaultParagraphFont"/>
    <w:link w:val="Endnotetext"/>
    <w:uiPriority w:val="99"/>
    <w:semiHidden w:val="on"/>
    <w:rPr>
      <w:sz w:val="20"/>
    </w:rPr>
  </w:style>
  <w:style w:type="character" w:customStyle="1" w:styleId="SubtitleChar">
    <w:name w:val="Subtitle Char"/>
    <w:basedOn w:val="DefaultParagraphFont"/>
    <w:link w:val="Subtitle"/>
    <w:uiPriority w:val="11"/>
    <w:rPr>
      <w:rFonts w:asciiTheme="majorHAnsi" w:cstheme="majorBidi" w:eastAsiaTheme="majorEastAsia" w:hAnsiTheme="majorHAnsi"/>
      <w:i/>
      <w:color w:val="4f81bd" w:themeColor="accent1"/>
      <w:spacing w:val="15"/>
      <w:sz w:val="24"/>
    </w:rPr>
  </w:style>
  <w:style w:type="paragraph" w:styleId="Footnotetext">
    <w:name w:val="Footnote text"/>
    <w:basedOn w:val="Normal"/>
    <w:link w:val="FootnoteTextChar"/>
    <w:uiPriority w:val="99"/>
    <w:semiHidden w:val="on"/>
    <w:unhideWhenUsed w:val="on"/>
    <w:unhideWhenUsed w:val="on"/>
    <w:pPr>
      <w:spacing w:after="0" w:line="240" w:lineRule="auto"/>
    </w:pPr>
    <w:rPr>
      <w:sz w:val="20"/>
    </w:rPr>
  </w:style>
  <w:style w:type="paragraph" w:styleId="Endnotetext">
    <w:name w:val="Endnote text"/>
    <w:basedOn w:val="Normal"/>
    <w:link w:val="EndnoteTextChar"/>
    <w:uiPriority w:val="99"/>
    <w:semiHidden w:val="on"/>
    <w:unhideWhenUsed w:val="on"/>
    <w:unhideWhenUsed w:val="on"/>
    <w:pPr>
      <w:spacing w:after="0" w:line="240" w:lineRule="auto"/>
    </w:pPr>
    <w:rPr>
      <w:sz w:val="20"/>
    </w:rPr>
  </w:style>
  <w:style w:type="character" w:styleId="SubtleReference">
    <w:name w:val="Subtle Reference"/>
    <w:basedOn w:val="DefaultParagraphFont"/>
    <w:uiPriority w:val="31"/>
    <w:qFormat w:val="on"/>
    <w:rPr>
      <w:smallCaps/>
      <w:color w:val="c0504d" w:themeColor="accent2"/>
      <w:u w:val="single"/>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color w:val="244160" w:themeColor="accent1" w:themeShade="7f"/>
    </w:rPr>
  </w:style>
  <w:style w:type="character" w:default="1" w:styleId="DefaultParagraphFont">
    <w:name w:val="Default Paragraph Font"/>
    <w:uiPriority w:val="1"/>
    <w:semiHidden w:val="on"/>
    <w:unhideWhenUsed w:val="on"/>
    <w:unhideWhenUsed w:val="on"/>
  </w:style>
  <w:style w:type="character" w:customStyle="1" w:styleId="Heading2Char">
    <w:name w:val="Heading 2 Char"/>
    <w:basedOn w:val="DefaultParagraphFont"/>
    <w:link w:val="Heading2"/>
    <w:uiPriority w:val="9"/>
    <w:rPr>
      <w:rFonts w:ascii="Times New Roman" w:cs="Times New Roman" w:eastAsia="Times New Roman" w:hAnsi="Times New Roman"/>
      <w:b/>
      <w:sz w:val="36"/>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i/>
      <w:color w:val="4f81bd" w:themeColor="accent1"/>
    </w:rPr>
  </w:style>
  <w:style w:type="paragraph" w:styleId="Header">
    <w:name w:val="Header"/>
    <w:basedOn w:val="Normal"/>
    <w:link w:val="HeaderChar"/>
    <w:uiPriority w:val="99"/>
    <w:semiHidden w:val="on"/>
    <w:unhideWhenUsed w:val="on"/>
    <w:unhideWhenUsed w:val="on"/>
    <w:pPr>
      <w:tabs>
        <w:tab w:val="center" w:pos="4680"/>
        <w:tab w:val="right" w:pos="9360"/>
      </w:tabs>
      <w:spacing w:after="0" w:line="240" w:lineRule="auto"/>
    </w:pPr>
  </w:style>
  <w:style w:type="character" w:customStyle="1" w:styleId="IntenseQuoteChar">
    <w:name w:val="Intense Quote Char"/>
    <w:basedOn w:val="DefaultParagraphFont"/>
    <w:link w:val="IntenseQuote"/>
    <w:uiPriority w:val="30"/>
    <w:rPr>
      <w:b/>
      <w:i/>
      <w:color w:val="4f81bd" w:themeColor="accent1"/>
    </w:rPr>
  </w:style>
  <w:style w:type="character" w:customStyle="1" w:styleId="FootnoteTextChar">
    <w:name w:val="Footnote Text Char"/>
    <w:basedOn w:val="DefaultParagraphFont"/>
    <w:link w:val="Footnotetext"/>
    <w:uiPriority w:val="99"/>
    <w:semiHidden w:val="on"/>
    <w:rPr>
      <w:sz w:val="20"/>
    </w:rPr>
  </w:style>
  <w:style w:type="character" w:styleId="Hyperlink">
    <w:name w:val="Hyperlink"/>
    <w:basedOn w:val="DefaultParagraphFont"/>
    <w:uiPriority w:val="99"/>
    <w:semiHidden w:val="on"/>
    <w:unhideWhenUsed w:val="on"/>
    <w:unhideWhenUsed w:val="on"/>
    <w:rPr>
      <w:color w:val="0000ff"/>
      <w:u w:val="single"/>
    </w:rPr>
  </w:style>
  <w:style w:type="paragraph" w:styleId="Footer">
    <w:name w:val="Footer"/>
    <w:basedOn w:val="Normal"/>
    <w:link w:val="FooterChar"/>
    <w:uiPriority w:val="99"/>
    <w:semiHidden w:val="on"/>
    <w:unhideWhenUsed w:val="on"/>
    <w:unhideWhenUsed w:val="on"/>
    <w:pPr>
      <w:tabs>
        <w:tab w:val="center" w:pos="4680"/>
        <w:tab w:val="right" w:pos="9360"/>
      </w:tabs>
      <w:spacing w:after="0" w:line="240" w:lineRule="auto"/>
    </w:pPr>
  </w:style>
  <w:style w:type="character" w:styleId="IntenseReference">
    <w:name w:val="Intense Reference"/>
    <w:basedOn w:val="DefaultParagraphFont"/>
    <w:uiPriority w:val="32"/>
    <w:qFormat w:val="on"/>
    <w:rPr>
      <w:b/>
      <w:smallCaps/>
      <w:color w:val="c0504d" w:themeColor="accent2"/>
      <w:spacing w:val="5"/>
      <w:u w:val="single"/>
    </w:rPr>
  </w:style>
  <w:style w:type="paragraph" w:styleId="NoSpacing">
    <w:name w:val="No Spacing"/>
    <w:uiPriority w:val="1"/>
    <w:qFormat w:val="on"/>
    <w:pPr>
      <w:spacing w:after="0" w:line="240" w:lineRule="auto"/>
    </w:pPr>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color w:val="376291" w:themeColor="accent1" w:themeShade="bf"/>
      <w:sz w:val="28"/>
    </w:rPr>
  </w:style>
  <w:style w:type="character" w:styleId="Emphasis">
    <w:name w:val="Emphasis"/>
    <w:basedOn w:val="DefaultParagraphFont"/>
    <w:uiPriority w:val="20"/>
    <w:qFormat w:val="on"/>
    <w:rPr>
      <w:i/>
    </w:rPr>
  </w:style>
  <w:style w:type="paragraph" w:styleId="Normal(Web)">
    <w:name w:val="Normal (Web)"/>
    <w:basedOn w:val="Normal"/>
    <w:uiPriority w:val="99"/>
    <w:semiHidden w:val="on"/>
    <w:unhideWhenUsed w:val="on"/>
    <w:unhideWhenUsed w:val="on"/>
    <w:pPr>
      <w:spacing w:before="100" w:after="100" w:line="240" w:lineRule="auto"/>
    </w:pPr>
    <w:rPr>
      <w:rFonts w:ascii="Times New Roman" w:cs="Times New Roman" w:eastAsia="Times New Roman" w:hAnsi="Times New Roman"/>
      <w:sz w:val="24"/>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4160" w:themeColor="accent1" w:themeShade="7f"/>
    </w:rPr>
  </w:style>
  <w:style w:type="numbering" w:default="1" w:styleId="NoList">
    <w:name w:val="No List"/>
    <w:uiPriority w:val="99"/>
    <w:semiHidden w:val="on"/>
    <w:unhideWhenUsed w:val="on"/>
    <w:unhideWhenUsed w:val="on"/>
  </w:style>
  <w:style w:type="character" w:styleId="SubtleEmphasis">
    <w:name w:val="Subtle Emphasis"/>
    <w:basedOn w:val="DefaultParagraphFont"/>
    <w:uiPriority w:val="19"/>
    <w:qFormat w:val="on"/>
    <w:rPr>
      <w:i/>
      <w:color w:val="808080" w:themeColor="text1" w:themeTint="7f"/>
    </w:rPr>
  </w:style>
  <w:style w:type="character" w:customStyle="1" w:styleId="PlainTextChar">
    <w:name w:val="Plain Text Char"/>
    <w:basedOn w:val="DefaultParagraphFont"/>
    <w:link w:val="PlainText"/>
    <w:uiPriority w:val="99"/>
    <w:rPr>
      <w:rFonts w:ascii="Courier New" w:cs="Courier New" w:hAnsi="Courier New"/>
      <w:sz w:val="21"/>
    </w:rPr>
  </w:style>
  <w:style w:type="character" w:customStyle="1" w:styleId="QuoteChar">
    <w:name w:val="Quote Char"/>
    <w:basedOn w:val="DefaultParagraphFont"/>
    <w:link w:val="Quote"/>
    <w:uiPriority w:val="29"/>
    <w:rPr>
      <w:i/>
      <w:color w:val="000000" w:themeColor="text1"/>
    </w:rPr>
  </w:style>
  <w:style w:type="paragraph" w:styleId="PlainText">
    <w:name w:val="Plain Text"/>
    <w:basedOn w:val="Normal"/>
    <w:link w:val="PlainTextChar"/>
    <w:uiPriority w:val="99"/>
    <w:unhideWhenUsed w:val="on"/>
    <w:unhideWhenUsed w:val="on"/>
    <w:pPr>
      <w:spacing w:after="0" w:line="240" w:lineRule="auto"/>
    </w:pPr>
    <w:rPr>
      <w:rFonts w:ascii="Courier New" w:cs="Courier New" w:hAnsi="Courier New"/>
      <w:sz w:val="21"/>
    </w:rPr>
  </w:style>
  <w:style w:type="paragraph" w:styleId="BalloonText">
    <w:name w:val="Balloon Text"/>
    <w:basedOn w:val="Normal"/>
    <w:link w:val="BalloonTextChar"/>
    <w:uiPriority w:val="99"/>
    <w:semiHidden w:val="on"/>
    <w:unhideWhenUsed w:val="on"/>
    <w:unhideWhenUsed w:val="on"/>
    <w:pPr>
      <w:spacing w:after="0" w:line="240" w:lineRule="auto"/>
    </w:pPr>
    <w:rPr>
      <w:rFonts w:ascii="Tahoma" w:cs="Tahoma" w:hAnsi="Tahoma"/>
      <w:sz w:val="16"/>
    </w:rPr>
  </w:style>
  <w:style w:type="character" w:customStyle="1" w:styleId="Heading1Char">
    <w:name w:val="Heading 1 Char"/>
    <w:basedOn w:val="DefaultParagraphFont"/>
    <w:link w:val="Heading1"/>
    <w:uiPriority w:val="9"/>
    <w:rPr>
      <w:rFonts w:asciiTheme="majorHAnsi" w:cstheme="majorBidi" w:eastAsiaTheme="majorEastAsia" w:hAnsiTheme="majorHAnsi"/>
      <w:b/>
      <w:color w:val="376291" w:themeColor="accent1" w:themeShade="bf"/>
      <w:sz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olor w:val="4f81bd" w:themeColor="accent1"/>
    </w:rPr>
  </w:style>
  <w:style w:type="character" w:customStyle="1" w:styleId="FooterChar">
    <w:name w:val="Footer Char"/>
    <w:basedOn w:val="DefaultParagraphFont"/>
    <w:link w:val="Footer"/>
    <w:uiPriority w:val="99"/>
    <w:semiHidden w:val="on"/>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rPr>
  </w:style>
  <w:style w:type="paragraph" w:styleId="Envelopeaddress">
    <w:name w:val="Envelope address"/>
    <w:basedOn w:val="Normal"/>
    <w:uiPriority w:val="99"/>
    <w:unhideWhenUsed w:val="on"/>
    <w:unhideWhenUsed w:val="on"/>
    <w:pPr>
      <w:spacing w:after="0" w:line="240" w:lineRule="auto"/>
      <w:ind w:left="2880"/>
    </w:pPr>
    <w:rPr>
      <w:rFonts w:asciiTheme="majorHAnsi" w:cstheme="majorBidi" w:eastAsiaTheme="majorEastAsia" w:hAnsiTheme="majorHAnsi"/>
      <w:sz w:val="24"/>
    </w:rPr>
  </w:style>
  <w:style w:type="character" w:styleId="Strong">
    <w:name w:val="Strong"/>
    <w:basedOn w:val="DefaultParagraphFont"/>
    <w:uiPriority w:val="22"/>
    <w:qFormat w:val="on"/>
    <w:rPr>
      <w:b/>
    </w:rPr>
  </w:style>
  <w:style w:type="character" w:styleId="Endnotereference">
    <w:name w:val="Endnote reference"/>
    <w:basedOn w:val="DefaultParagraphFont"/>
    <w:uiPriority w:val="99"/>
    <w:semiHidden w:val="on"/>
    <w:unhideWhenUsed w:val="on"/>
    <w:unhideWhenUsed w:val="on"/>
    <w:rPr>
      <w:vertAlign w:val="superscript"/>
    </w:rPr>
  </w:style>
  <w:style w:type="paragraph" w:styleId="Envelopereturn">
    <w:name w:val="Envelope return"/>
    <w:basedOn w:val="Normal"/>
    <w:uiPriority w:val="99"/>
    <w:unhideWhenUsed w:val="on"/>
    <w:unhideWhenUsed w:val="on"/>
    <w:pPr>
      <w:spacing w:after="0" w:line="240" w:lineRule="auto"/>
    </w:pPr>
    <w:rPr>
      <w:rFonts w:asciiTheme="majorHAnsi" w:cstheme="majorBidi" w:eastAsiaTheme="majorEastAsia" w:hAnsiTheme="majorHAnsi"/>
      <w:sz w:val="20"/>
    </w:rPr>
  </w:style>
  <w:style w:type="character" w:customStyle="1" w:styleId="BalloonTextChar">
    <w:name w:val="Balloon Text Char"/>
    <w:basedOn w:val="DefaultParagraphFont"/>
    <w:link w:val="BalloonText"/>
    <w:uiPriority w:val="99"/>
    <w:semiHidden w:val="on"/>
    <w:rPr>
      <w:rFonts w:ascii="Tahoma" w:cs="Tahoma" w:hAnsi="Tahoma"/>
      <w:sz w:val="16"/>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rPr>
  </w:style>
  <w:style w:type="paragraph" w:styleId="ListParagraph">
    <w:name w:val="List Paragraph"/>
    <w:basedOn w:val="Normal"/>
    <w:uiPriority w:val="34"/>
    <w:qFormat w:val="on"/>
    <w:pPr>
      <w:ind w:left="720"/>
      <w:contextualSpacing w:val="on"/>
    </w:pPr>
  </w:style>
  <w:style w:type="character" w:customStyle="1" w:styleId="Heading9Char">
    <w:name w:val="Heading 9 Char"/>
    <w:basedOn w:val="DefaultParagraphFont"/>
    <w:link w:val="Heading9"/>
    <w:uiPriority w:val="9"/>
    <w:rPr>
      <w:rFonts w:asciiTheme="majorHAnsi" w:cstheme="majorBidi" w:eastAsiaTheme="majorEastAsia" w:hAnsiTheme="majorHAnsi"/>
      <w:i/>
      <w:color w:val="404040" w:themeColor="text1" w:themeTint="bf"/>
      <w:sz w:val="20"/>
    </w:rPr>
  </w:style>
  <w:style w:type="character" w:styleId="IntenseEmphasis">
    <w:name w:val="Intense Emphasis"/>
    <w:basedOn w:val="DefaultParagraphFont"/>
    <w:uiPriority w:val="21"/>
    <w:qFormat w:val="on"/>
    <w:rPr>
      <w:b/>
      <w:i/>
      <w:color w:val="4f81bd" w:themeColor="accent1"/>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rPr>
  </w:style>
  <w:style w:type="character" w:customStyle="1" w:styleId="Heading6Char">
    <w:name w:val="Heading 6 Char"/>
    <w:basedOn w:val="DefaultParagraphFont"/>
    <w:link w:val="Heading6"/>
    <w:uiPriority w:val="9"/>
    <w:rPr>
      <w:rFonts w:asciiTheme="majorHAnsi" w:cstheme="majorBidi" w:eastAsiaTheme="majorEastAsia" w:hAnsiTheme="majorHAnsi"/>
      <w:i/>
      <w:color w:val="244160" w:themeColor="accent1" w:themeShade="7f"/>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244160" w:themeColor="accent1" w:themeShade="7f"/>
    </w:rPr>
  </w:style>
  <w:style w:type="paragraph" w:styleId="Heading2">
    <w:name w:val="Heading 2"/>
    <w:basedOn w:val="Normal"/>
    <w:link w:val="Heading2Char"/>
    <w:uiPriority w:val="9"/>
    <w:qFormat w:val="on"/>
    <w:pPr>
      <w:spacing w:before="100" w:after="100" w:line="240" w:lineRule="auto"/>
    </w:pPr>
    <w:rPr>
      <w:rFonts w:ascii="Times New Roman" w:cs="Times New Roman" w:eastAsia="Times New Roman" w:hAnsi="Times New Roman"/>
      <w:b/>
      <w:sz w:val="36"/>
    </w:rPr>
  </w:style>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color w:val="4f81bd" w:themeColor="accent1"/>
    </w:rPr>
  </w:style>
  <w:style w:type="paragraph" w:styleId="Title">
    <w:name w:val="Title"/>
    <w:basedOn w:val="Normal"/>
    <w:next w:val="Normal"/>
    <w:link w:val="TitleChar"/>
    <w:uiPriority w:val="10"/>
    <w:qFormat w:val="on"/>
    <w:pPr>
      <w:pBdr>
        <w:bottom w:val="single" w:color="4f81bd" w:themeColor="accent1" w:sz="8"/>
      </w:pBdr>
      <w:spacing w:after="300" w:line="240" w:lineRule="auto"/>
      <w:contextualSpacing w:val="on"/>
    </w:pPr>
    <w:rPr>
      <w:rFonts w:asciiTheme="majorHAnsi" w:cstheme="majorBidi" w:eastAsiaTheme="majorEastAsia" w:hAnsiTheme="majorHAnsi"/>
      <w:color w:val="17375d" w:themeColor="text2" w:themeShade="bf"/>
      <w:spacing w:val="5"/>
      <w:sz w:val="52"/>
    </w:rPr>
  </w:style>
  <w:style w:type="character" w:styleId="BookTitle">
    <w:name w:val="Book Title"/>
    <w:basedOn w:val="DefaultParagraphFont"/>
    <w:uiPriority w:val="33"/>
    <w:qFormat w:val="on"/>
    <w:rPr>
      <w:b/>
      <w:smallCaps/>
      <w:spacing w:val="5"/>
    </w:rPr>
  </w:style>
  <w:style w:type="character" w:customStyle="1" w:styleId="HeaderChar">
    <w:name w:val="Header Char"/>
    <w:basedOn w:val="DefaultParagraphFont"/>
    <w:link w:val="Header"/>
    <w:uiPriority w:val="99"/>
    <w:semiHidden w:val="on"/>
  </w:style>
  <w:style w:type="paragraph" w:default="1" w:styleId="Normal">
    <w:name w:val="Normal"/>
    <w:uiPriority w:val="99"/>
    <w:qFormat w:val="on"/>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color w:val="404040" w:themeColor="text1" w:themeTint="bf"/>
      <w:sz w:val="20"/>
    </w:rPr>
  </w:style>
  <w:style w:type="paragraph" w:styleId="IntenseQuote">
    <w:name w:val="Intense Quote"/>
    <w:basedOn w:val="Normal"/>
    <w:next w:val="Normal"/>
    <w:link w:val="IntenseQuoteChar"/>
    <w:uiPriority w:val="30"/>
    <w:qFormat w:val="on"/>
    <w:pPr>
      <w:pBdr>
        <w:bottom w:val="single" w:color="4f81bd" w:themeColor="accent1" w:sz="4"/>
      </w:pBdr>
      <w:spacing w:before="200" w:after="280"/>
      <w:ind w:left="936" w:right="936"/>
    </w:pPr>
    <w:rPr>
      <w:b/>
      <w:i/>
      <w:color w:val="4f81bd" w:themeColor="accent1"/>
    </w:rPr>
  </w:style>
  <w:style w:type="character" w:customStyle="1" w:styleId="Apple-converted-space">
    <w:name w:val="Apple-converted-space"/>
    <w:basedOn w:val="DefaultParagraphFont"/>
    <w:uiPriority w:val="99"/>
  </w:style>
</w:styles>
</file>

<file path=word/webSettings.xml><?xml version="1.0" encoding="utf-8"?>
<w:webSettings xmlns:r="http://schemas.openxmlformats.org/officeDocument/2006/relationships" xmlns:w="http://schemas.openxmlformats.org/wordprocessingml/2006/main">
  <w:divs>
    <w:div w:id="47918317">
      <w:bodyDiv w:val="1"/>
      <w:marLeft w:val="0"/>
      <w:marRight w:val="0"/>
      <w:marTop w:val="0"/>
      <w:marBottom w:val="0"/>
      <w:divBdr>
        <w:top w:val="none" w:sz="0" w:space="0" w:color="auto"/>
        <w:left w:val="none" w:sz="0" w:space="0" w:color="auto"/>
        <w:bottom w:val="none" w:sz="0" w:space="0" w:color="auto"/>
        <w:right w:val="none" w:sz="0" w:space="0" w:color="auto"/>
      </w:divBdr>
    </w:div>
    <w:div w:id="103886543">
      <w:bodyDiv w:val="1"/>
      <w:marLeft w:val="0"/>
      <w:marRight w:val="0"/>
      <w:marTop w:val="0"/>
      <w:marBottom w:val="0"/>
      <w:divBdr>
        <w:top w:val="none" w:sz="0" w:space="0" w:color="auto"/>
        <w:left w:val="none" w:sz="0" w:space="0" w:color="auto"/>
        <w:bottom w:val="none" w:sz="0" w:space="0" w:color="auto"/>
        <w:right w:val="none" w:sz="0" w:space="0" w:color="auto"/>
      </w:divBdr>
    </w:div>
    <w:div w:id="108279557">
      <w:bodyDiv w:val="1"/>
      <w:marLeft w:val="0"/>
      <w:marRight w:val="0"/>
      <w:marTop w:val="0"/>
      <w:marBottom w:val="0"/>
      <w:divBdr>
        <w:top w:val="none" w:sz="0" w:space="0" w:color="auto"/>
        <w:left w:val="none" w:sz="0" w:space="0" w:color="auto"/>
        <w:bottom w:val="none" w:sz="0" w:space="0" w:color="auto"/>
        <w:right w:val="none" w:sz="0" w:space="0" w:color="auto"/>
      </w:divBdr>
    </w:div>
    <w:div w:id="155418611">
      <w:bodyDiv w:val="1"/>
      <w:marLeft w:val="0"/>
      <w:marRight w:val="0"/>
      <w:marTop w:val="0"/>
      <w:marBottom w:val="0"/>
      <w:divBdr>
        <w:top w:val="none" w:sz="0" w:space="0" w:color="auto"/>
        <w:left w:val="none" w:sz="0" w:space="0" w:color="auto"/>
        <w:bottom w:val="none" w:sz="0" w:space="0" w:color="auto"/>
        <w:right w:val="none" w:sz="0" w:space="0" w:color="auto"/>
      </w:divBdr>
    </w:div>
    <w:div w:id="158161217">
      <w:bodyDiv w:val="1"/>
      <w:marLeft w:val="0"/>
      <w:marRight w:val="0"/>
      <w:marTop w:val="0"/>
      <w:marBottom w:val="0"/>
      <w:divBdr>
        <w:top w:val="none" w:sz="0" w:space="0" w:color="auto"/>
        <w:left w:val="none" w:sz="0" w:space="0" w:color="auto"/>
        <w:bottom w:val="none" w:sz="0" w:space="0" w:color="auto"/>
        <w:right w:val="none" w:sz="0" w:space="0" w:color="auto"/>
      </w:divBdr>
    </w:div>
    <w:div w:id="201014768">
      <w:bodyDiv w:val="1"/>
      <w:marLeft w:val="0"/>
      <w:marRight w:val="0"/>
      <w:marTop w:val="0"/>
      <w:marBottom w:val="0"/>
      <w:divBdr>
        <w:top w:val="none" w:sz="0" w:space="0" w:color="auto"/>
        <w:left w:val="none" w:sz="0" w:space="0" w:color="auto"/>
        <w:bottom w:val="none" w:sz="0" w:space="0" w:color="auto"/>
        <w:right w:val="none" w:sz="0" w:space="0" w:color="auto"/>
      </w:divBdr>
    </w:div>
    <w:div w:id="264506119">
      <w:bodyDiv w:val="1"/>
      <w:marLeft w:val="0"/>
      <w:marRight w:val="0"/>
      <w:marTop w:val="0"/>
      <w:marBottom w:val="0"/>
      <w:divBdr>
        <w:top w:val="none" w:sz="0" w:space="0" w:color="auto"/>
        <w:left w:val="none" w:sz="0" w:space="0" w:color="auto"/>
        <w:bottom w:val="none" w:sz="0" w:space="0" w:color="auto"/>
        <w:right w:val="none" w:sz="0" w:space="0" w:color="auto"/>
      </w:divBdr>
    </w:div>
    <w:div w:id="273249549">
      <w:bodyDiv w:val="1"/>
      <w:marLeft w:val="0"/>
      <w:marRight w:val="0"/>
      <w:marTop w:val="0"/>
      <w:marBottom w:val="0"/>
      <w:divBdr>
        <w:top w:val="none" w:sz="0" w:space="0" w:color="auto"/>
        <w:left w:val="none" w:sz="0" w:space="0" w:color="auto"/>
        <w:bottom w:val="none" w:sz="0" w:space="0" w:color="auto"/>
        <w:right w:val="none" w:sz="0" w:space="0" w:color="auto"/>
      </w:divBdr>
    </w:div>
    <w:div w:id="360323130">
      <w:bodyDiv w:val="1"/>
      <w:marLeft w:val="0"/>
      <w:marRight w:val="0"/>
      <w:marTop w:val="0"/>
      <w:marBottom w:val="0"/>
      <w:divBdr>
        <w:top w:val="none" w:sz="0" w:space="0" w:color="auto"/>
        <w:left w:val="none" w:sz="0" w:space="0" w:color="auto"/>
        <w:bottom w:val="none" w:sz="0" w:space="0" w:color="auto"/>
        <w:right w:val="none" w:sz="0" w:space="0" w:color="auto"/>
      </w:divBdr>
    </w:div>
    <w:div w:id="381176760">
      <w:bodyDiv w:val="1"/>
      <w:marLeft w:val="0"/>
      <w:marRight w:val="0"/>
      <w:marTop w:val="0"/>
      <w:marBottom w:val="0"/>
      <w:divBdr>
        <w:top w:val="none" w:sz="0" w:space="0" w:color="auto"/>
        <w:left w:val="none" w:sz="0" w:space="0" w:color="auto"/>
        <w:bottom w:val="none" w:sz="0" w:space="0" w:color="auto"/>
        <w:right w:val="none" w:sz="0" w:space="0" w:color="auto"/>
      </w:divBdr>
    </w:div>
    <w:div w:id="408700267">
      <w:bodyDiv w:val="1"/>
      <w:marLeft w:val="0"/>
      <w:marRight w:val="0"/>
      <w:marTop w:val="0"/>
      <w:marBottom w:val="0"/>
      <w:divBdr>
        <w:top w:val="none" w:sz="0" w:space="0" w:color="auto"/>
        <w:left w:val="none" w:sz="0" w:space="0" w:color="auto"/>
        <w:bottom w:val="none" w:sz="0" w:space="0" w:color="auto"/>
        <w:right w:val="none" w:sz="0" w:space="0" w:color="auto"/>
      </w:divBdr>
    </w:div>
    <w:div w:id="431634222">
      <w:bodyDiv w:val="1"/>
      <w:marLeft w:val="0"/>
      <w:marRight w:val="0"/>
      <w:marTop w:val="0"/>
      <w:marBottom w:val="0"/>
      <w:divBdr>
        <w:top w:val="none" w:sz="0" w:space="0" w:color="auto"/>
        <w:left w:val="none" w:sz="0" w:space="0" w:color="auto"/>
        <w:bottom w:val="none" w:sz="0" w:space="0" w:color="auto"/>
        <w:right w:val="none" w:sz="0" w:space="0" w:color="auto"/>
      </w:divBdr>
    </w:div>
    <w:div w:id="460657266">
      <w:bodyDiv w:val="1"/>
      <w:marLeft w:val="0"/>
      <w:marRight w:val="0"/>
      <w:marTop w:val="0"/>
      <w:marBottom w:val="0"/>
      <w:divBdr>
        <w:top w:val="none" w:sz="0" w:space="0" w:color="auto"/>
        <w:left w:val="none" w:sz="0" w:space="0" w:color="auto"/>
        <w:bottom w:val="none" w:sz="0" w:space="0" w:color="auto"/>
        <w:right w:val="none" w:sz="0" w:space="0" w:color="auto"/>
      </w:divBdr>
    </w:div>
    <w:div w:id="515770704">
      <w:bodyDiv w:val="1"/>
      <w:marLeft w:val="0"/>
      <w:marRight w:val="0"/>
      <w:marTop w:val="0"/>
      <w:marBottom w:val="0"/>
      <w:divBdr>
        <w:top w:val="none" w:sz="0" w:space="0" w:color="auto"/>
        <w:left w:val="none" w:sz="0" w:space="0" w:color="auto"/>
        <w:bottom w:val="none" w:sz="0" w:space="0" w:color="auto"/>
        <w:right w:val="none" w:sz="0" w:space="0" w:color="auto"/>
      </w:divBdr>
    </w:div>
    <w:div w:id="632489691">
      <w:bodyDiv w:val="1"/>
      <w:marLeft w:val="0"/>
      <w:marRight w:val="0"/>
      <w:marTop w:val="0"/>
      <w:marBottom w:val="0"/>
      <w:divBdr>
        <w:top w:val="none" w:sz="0" w:space="0" w:color="auto"/>
        <w:left w:val="none" w:sz="0" w:space="0" w:color="auto"/>
        <w:bottom w:val="none" w:sz="0" w:space="0" w:color="auto"/>
        <w:right w:val="none" w:sz="0" w:space="0" w:color="auto"/>
      </w:divBdr>
    </w:div>
    <w:div w:id="669337463">
      <w:bodyDiv w:val="1"/>
      <w:marLeft w:val="0"/>
      <w:marRight w:val="0"/>
      <w:marTop w:val="0"/>
      <w:marBottom w:val="0"/>
      <w:divBdr>
        <w:top w:val="none" w:sz="0" w:space="0" w:color="auto"/>
        <w:left w:val="none" w:sz="0" w:space="0" w:color="auto"/>
        <w:bottom w:val="none" w:sz="0" w:space="0" w:color="auto"/>
        <w:right w:val="none" w:sz="0" w:space="0" w:color="auto"/>
      </w:divBdr>
    </w:div>
    <w:div w:id="712536088">
      <w:bodyDiv w:val="1"/>
      <w:marLeft w:val="0"/>
      <w:marRight w:val="0"/>
      <w:marTop w:val="0"/>
      <w:marBottom w:val="0"/>
      <w:divBdr>
        <w:top w:val="none" w:sz="0" w:space="0" w:color="auto"/>
        <w:left w:val="none" w:sz="0" w:space="0" w:color="auto"/>
        <w:bottom w:val="none" w:sz="0" w:space="0" w:color="auto"/>
        <w:right w:val="none" w:sz="0" w:space="0" w:color="auto"/>
      </w:divBdr>
    </w:div>
    <w:div w:id="769853230">
      <w:bodyDiv w:val="1"/>
      <w:marLeft w:val="0"/>
      <w:marRight w:val="0"/>
      <w:marTop w:val="0"/>
      <w:marBottom w:val="0"/>
      <w:divBdr>
        <w:top w:val="none" w:sz="0" w:space="0" w:color="auto"/>
        <w:left w:val="none" w:sz="0" w:space="0" w:color="auto"/>
        <w:bottom w:val="none" w:sz="0" w:space="0" w:color="auto"/>
        <w:right w:val="none" w:sz="0" w:space="0" w:color="auto"/>
      </w:divBdr>
    </w:div>
    <w:div w:id="953511819">
      <w:bodyDiv w:val="1"/>
      <w:marLeft w:val="0"/>
      <w:marRight w:val="0"/>
      <w:marTop w:val="0"/>
      <w:marBottom w:val="0"/>
      <w:divBdr>
        <w:top w:val="none" w:sz="0" w:space="0" w:color="auto"/>
        <w:left w:val="none" w:sz="0" w:space="0" w:color="auto"/>
        <w:bottom w:val="none" w:sz="0" w:space="0" w:color="auto"/>
        <w:right w:val="none" w:sz="0" w:space="0" w:color="auto"/>
      </w:divBdr>
    </w:div>
    <w:div w:id="958144184">
      <w:bodyDiv w:val="1"/>
      <w:marLeft w:val="0"/>
      <w:marRight w:val="0"/>
      <w:marTop w:val="0"/>
      <w:marBottom w:val="0"/>
      <w:divBdr>
        <w:top w:val="none" w:sz="0" w:space="0" w:color="auto"/>
        <w:left w:val="none" w:sz="0" w:space="0" w:color="auto"/>
        <w:bottom w:val="none" w:sz="0" w:space="0" w:color="auto"/>
        <w:right w:val="none" w:sz="0" w:space="0" w:color="auto"/>
      </w:divBdr>
    </w:div>
    <w:div w:id="1017466306">
      <w:bodyDiv w:val="1"/>
      <w:marLeft w:val="0"/>
      <w:marRight w:val="0"/>
      <w:marTop w:val="0"/>
      <w:marBottom w:val="0"/>
      <w:divBdr>
        <w:top w:val="none" w:sz="0" w:space="0" w:color="auto"/>
        <w:left w:val="none" w:sz="0" w:space="0" w:color="auto"/>
        <w:bottom w:val="none" w:sz="0" w:space="0" w:color="auto"/>
        <w:right w:val="none" w:sz="0" w:space="0" w:color="auto"/>
      </w:divBdr>
    </w:div>
    <w:div w:id="1071385401">
      <w:bodyDiv w:val="1"/>
      <w:marLeft w:val="0"/>
      <w:marRight w:val="0"/>
      <w:marTop w:val="0"/>
      <w:marBottom w:val="0"/>
      <w:divBdr>
        <w:top w:val="none" w:sz="0" w:space="0" w:color="auto"/>
        <w:left w:val="none" w:sz="0" w:space="0" w:color="auto"/>
        <w:bottom w:val="none" w:sz="0" w:space="0" w:color="auto"/>
        <w:right w:val="none" w:sz="0" w:space="0" w:color="auto"/>
      </w:divBdr>
    </w:div>
    <w:div w:id="1180701889">
      <w:bodyDiv w:val="1"/>
      <w:marLeft w:val="0"/>
      <w:marRight w:val="0"/>
      <w:marTop w:val="0"/>
      <w:marBottom w:val="0"/>
      <w:divBdr>
        <w:top w:val="none" w:sz="0" w:space="0" w:color="auto"/>
        <w:left w:val="none" w:sz="0" w:space="0" w:color="auto"/>
        <w:bottom w:val="none" w:sz="0" w:space="0" w:color="auto"/>
        <w:right w:val="none" w:sz="0" w:space="0" w:color="auto"/>
      </w:divBdr>
    </w:div>
    <w:div w:id="1223566157">
      <w:bodyDiv w:val="1"/>
      <w:marLeft w:val="0"/>
      <w:marRight w:val="0"/>
      <w:marTop w:val="0"/>
      <w:marBottom w:val="0"/>
      <w:divBdr>
        <w:top w:val="none" w:sz="0" w:space="0" w:color="auto"/>
        <w:left w:val="none" w:sz="0" w:space="0" w:color="auto"/>
        <w:bottom w:val="none" w:sz="0" w:space="0" w:color="auto"/>
        <w:right w:val="none" w:sz="0" w:space="0" w:color="auto"/>
      </w:divBdr>
    </w:div>
    <w:div w:id="1263106480">
      <w:bodyDiv w:val="1"/>
      <w:marLeft w:val="0"/>
      <w:marRight w:val="0"/>
      <w:marTop w:val="0"/>
      <w:marBottom w:val="0"/>
      <w:divBdr>
        <w:top w:val="none" w:sz="0" w:space="0" w:color="auto"/>
        <w:left w:val="none" w:sz="0" w:space="0" w:color="auto"/>
        <w:bottom w:val="none" w:sz="0" w:space="0" w:color="auto"/>
        <w:right w:val="none" w:sz="0" w:space="0" w:color="auto"/>
      </w:divBdr>
    </w:div>
    <w:div w:id="1303804792">
      <w:bodyDiv w:val="1"/>
      <w:marLeft w:val="0"/>
      <w:marRight w:val="0"/>
      <w:marTop w:val="0"/>
      <w:marBottom w:val="0"/>
      <w:divBdr>
        <w:top w:val="none" w:sz="0" w:space="0" w:color="auto"/>
        <w:left w:val="none" w:sz="0" w:space="0" w:color="auto"/>
        <w:bottom w:val="none" w:sz="0" w:space="0" w:color="auto"/>
        <w:right w:val="none" w:sz="0" w:space="0" w:color="auto"/>
      </w:divBdr>
    </w:div>
    <w:div w:id="1358389795">
      <w:bodyDiv w:val="1"/>
      <w:marLeft w:val="0"/>
      <w:marRight w:val="0"/>
      <w:marTop w:val="0"/>
      <w:marBottom w:val="0"/>
      <w:divBdr>
        <w:top w:val="none" w:sz="0" w:space="0" w:color="auto"/>
        <w:left w:val="none" w:sz="0" w:space="0" w:color="auto"/>
        <w:bottom w:val="none" w:sz="0" w:space="0" w:color="auto"/>
        <w:right w:val="none" w:sz="0" w:space="0" w:color="auto"/>
      </w:divBdr>
    </w:div>
    <w:div w:id="1415781210">
      <w:bodyDiv w:val="1"/>
      <w:marLeft w:val="0"/>
      <w:marRight w:val="0"/>
      <w:marTop w:val="0"/>
      <w:marBottom w:val="0"/>
      <w:divBdr>
        <w:top w:val="none" w:sz="0" w:space="0" w:color="auto"/>
        <w:left w:val="none" w:sz="0" w:space="0" w:color="auto"/>
        <w:bottom w:val="none" w:sz="0" w:space="0" w:color="auto"/>
        <w:right w:val="none" w:sz="0" w:space="0" w:color="auto"/>
      </w:divBdr>
    </w:div>
    <w:div w:id="1436049388">
      <w:bodyDiv w:val="1"/>
      <w:marLeft w:val="0"/>
      <w:marRight w:val="0"/>
      <w:marTop w:val="0"/>
      <w:marBottom w:val="0"/>
      <w:divBdr>
        <w:top w:val="none" w:sz="0" w:space="0" w:color="auto"/>
        <w:left w:val="none" w:sz="0" w:space="0" w:color="auto"/>
        <w:bottom w:val="none" w:sz="0" w:space="0" w:color="auto"/>
        <w:right w:val="none" w:sz="0" w:space="0" w:color="auto"/>
      </w:divBdr>
    </w:div>
    <w:div w:id="1533346073">
      <w:bodyDiv w:val="1"/>
      <w:marLeft w:val="0"/>
      <w:marRight w:val="0"/>
      <w:marTop w:val="0"/>
      <w:marBottom w:val="0"/>
      <w:divBdr>
        <w:top w:val="none" w:sz="0" w:space="0" w:color="auto"/>
        <w:left w:val="none" w:sz="0" w:space="0" w:color="auto"/>
        <w:bottom w:val="none" w:sz="0" w:space="0" w:color="auto"/>
        <w:right w:val="none" w:sz="0" w:space="0" w:color="auto"/>
      </w:divBdr>
    </w:div>
    <w:div w:id="1576206925">
      <w:bodyDiv w:val="1"/>
      <w:marLeft w:val="0"/>
      <w:marRight w:val="0"/>
      <w:marTop w:val="0"/>
      <w:marBottom w:val="0"/>
      <w:divBdr>
        <w:top w:val="none" w:sz="0" w:space="0" w:color="auto"/>
        <w:left w:val="none" w:sz="0" w:space="0" w:color="auto"/>
        <w:bottom w:val="none" w:sz="0" w:space="0" w:color="auto"/>
        <w:right w:val="none" w:sz="0" w:space="0" w:color="auto"/>
      </w:divBdr>
    </w:div>
    <w:div w:id="1592351506">
      <w:bodyDiv w:val="1"/>
      <w:marLeft w:val="0"/>
      <w:marRight w:val="0"/>
      <w:marTop w:val="0"/>
      <w:marBottom w:val="0"/>
      <w:divBdr>
        <w:top w:val="none" w:sz="0" w:space="0" w:color="auto"/>
        <w:left w:val="none" w:sz="0" w:space="0" w:color="auto"/>
        <w:bottom w:val="none" w:sz="0" w:space="0" w:color="auto"/>
        <w:right w:val="none" w:sz="0" w:space="0" w:color="auto"/>
      </w:divBdr>
    </w:div>
    <w:div w:id="1604415609">
      <w:bodyDiv w:val="1"/>
      <w:marLeft w:val="0"/>
      <w:marRight w:val="0"/>
      <w:marTop w:val="0"/>
      <w:marBottom w:val="0"/>
      <w:divBdr>
        <w:top w:val="none" w:sz="0" w:space="0" w:color="auto"/>
        <w:left w:val="none" w:sz="0" w:space="0" w:color="auto"/>
        <w:bottom w:val="none" w:sz="0" w:space="0" w:color="auto"/>
        <w:right w:val="none" w:sz="0" w:space="0" w:color="auto"/>
      </w:divBdr>
    </w:div>
    <w:div w:id="1651790495">
      <w:bodyDiv w:val="1"/>
      <w:marLeft w:val="0"/>
      <w:marRight w:val="0"/>
      <w:marTop w:val="0"/>
      <w:marBottom w:val="0"/>
      <w:divBdr>
        <w:top w:val="none" w:sz="0" w:space="0" w:color="auto"/>
        <w:left w:val="none" w:sz="0" w:space="0" w:color="auto"/>
        <w:bottom w:val="none" w:sz="0" w:space="0" w:color="auto"/>
        <w:right w:val="none" w:sz="0" w:space="0" w:color="auto"/>
      </w:divBdr>
    </w:div>
    <w:div w:id="1679623403">
      <w:bodyDiv w:val="1"/>
      <w:marLeft w:val="0"/>
      <w:marRight w:val="0"/>
      <w:marTop w:val="0"/>
      <w:marBottom w:val="0"/>
      <w:divBdr>
        <w:top w:val="none" w:sz="0" w:space="0" w:color="auto"/>
        <w:left w:val="none" w:sz="0" w:space="0" w:color="auto"/>
        <w:bottom w:val="none" w:sz="0" w:space="0" w:color="auto"/>
        <w:right w:val="none" w:sz="0" w:space="0" w:color="auto"/>
      </w:divBdr>
    </w:div>
    <w:div w:id="1700162532">
      <w:bodyDiv w:val="1"/>
      <w:marLeft w:val="0"/>
      <w:marRight w:val="0"/>
      <w:marTop w:val="0"/>
      <w:marBottom w:val="0"/>
      <w:divBdr>
        <w:top w:val="none" w:sz="0" w:space="0" w:color="auto"/>
        <w:left w:val="none" w:sz="0" w:space="0" w:color="auto"/>
        <w:bottom w:val="none" w:sz="0" w:space="0" w:color="auto"/>
        <w:right w:val="none" w:sz="0" w:space="0" w:color="auto"/>
      </w:divBdr>
    </w:div>
    <w:div w:id="1762027616">
      <w:bodyDiv w:val="1"/>
      <w:marLeft w:val="0"/>
      <w:marRight w:val="0"/>
      <w:marTop w:val="0"/>
      <w:marBottom w:val="0"/>
      <w:divBdr>
        <w:top w:val="none" w:sz="0" w:space="0" w:color="auto"/>
        <w:left w:val="none" w:sz="0" w:space="0" w:color="auto"/>
        <w:bottom w:val="none" w:sz="0" w:space="0" w:color="auto"/>
        <w:right w:val="none" w:sz="0" w:space="0" w:color="auto"/>
      </w:divBdr>
    </w:div>
    <w:div w:id="1771731994">
      <w:bodyDiv w:val="1"/>
      <w:marLeft w:val="0"/>
      <w:marRight w:val="0"/>
      <w:marTop w:val="0"/>
      <w:marBottom w:val="0"/>
      <w:divBdr>
        <w:top w:val="none" w:sz="0" w:space="0" w:color="auto"/>
        <w:left w:val="none" w:sz="0" w:space="0" w:color="auto"/>
        <w:bottom w:val="none" w:sz="0" w:space="0" w:color="auto"/>
        <w:right w:val="none" w:sz="0" w:space="0" w:color="auto"/>
      </w:divBdr>
    </w:div>
    <w:div w:id="1773938180">
      <w:bodyDiv w:val="1"/>
      <w:marLeft w:val="0"/>
      <w:marRight w:val="0"/>
      <w:marTop w:val="0"/>
      <w:marBottom w:val="0"/>
      <w:divBdr>
        <w:top w:val="none" w:sz="0" w:space="0" w:color="auto"/>
        <w:left w:val="none" w:sz="0" w:space="0" w:color="auto"/>
        <w:bottom w:val="none" w:sz="0" w:space="0" w:color="auto"/>
        <w:right w:val="none" w:sz="0" w:space="0" w:color="auto"/>
      </w:divBdr>
    </w:div>
    <w:div w:id="1792244714">
      <w:bodyDiv w:val="1"/>
      <w:marLeft w:val="0"/>
      <w:marRight w:val="0"/>
      <w:marTop w:val="0"/>
      <w:marBottom w:val="0"/>
      <w:divBdr>
        <w:top w:val="none" w:sz="0" w:space="0" w:color="auto"/>
        <w:left w:val="none" w:sz="0" w:space="0" w:color="auto"/>
        <w:bottom w:val="none" w:sz="0" w:space="0" w:color="auto"/>
        <w:right w:val="none" w:sz="0" w:space="0" w:color="auto"/>
      </w:divBdr>
    </w:div>
    <w:div w:id="1891500208">
      <w:bodyDiv w:val="1"/>
      <w:marLeft w:val="0"/>
      <w:marRight w:val="0"/>
      <w:marTop w:val="0"/>
      <w:marBottom w:val="0"/>
      <w:divBdr>
        <w:top w:val="none" w:sz="0" w:space="0" w:color="auto"/>
        <w:left w:val="none" w:sz="0" w:space="0" w:color="auto"/>
        <w:bottom w:val="none" w:sz="0" w:space="0" w:color="auto"/>
        <w:right w:val="none" w:sz="0" w:space="0" w:color="auto"/>
      </w:divBdr>
    </w:div>
    <w:div w:id="2004359368">
      <w:bodyDiv w:val="1"/>
      <w:marLeft w:val="0"/>
      <w:marRight w:val="0"/>
      <w:marTop w:val="0"/>
      <w:marBottom w:val="0"/>
      <w:divBdr>
        <w:top w:val="none" w:sz="0" w:space="0" w:color="auto"/>
        <w:left w:val="none" w:sz="0" w:space="0" w:color="auto"/>
        <w:bottom w:val="none" w:sz="0" w:space="0" w:color="auto"/>
        <w:right w:val="none" w:sz="0" w:space="0" w:color="auto"/>
      </w:divBdr>
    </w:div>
    <w:div w:id="209501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 Type="http://schemas.openxmlformats.org/officeDocument/2006/relationships/styles" Target="styles.xml"/><Relationship Id="rId5" Type="http://schemas.openxmlformats.org/officeDocument/2006/relationships/footnotes" Target="footnotes.xml"/><Relationship Id="rId10" Type="http://schemas.openxmlformats.org/officeDocument/2006/relationships/footer" Target="footer1.xml"/><Relationship Id="rId12" Type="http://schemas.openxmlformats.org/officeDocument/2006/relationships/header" Target="header3.xml"/><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9" Type="http://schemas.openxmlformats.org/officeDocument/2006/relationships/header" Target="header2.xml"/><Relationship Id="rId15" Type="http://schemas.openxmlformats.org/officeDocument/2006/relationships/theme" Target="theme/theme1.xml"/><Relationship Id="rId6" Type="http://schemas.openxmlformats.org/officeDocument/2006/relationships/endnotes" Target="endnotes.xml"/><Relationship Id="rId11" Type="http://schemas.openxmlformats.org/officeDocument/2006/relationships/footer" Target="footer2.xml"/><Relationship Id="rId14" Type="http://schemas.openxmlformats.org/officeDocument/2006/relationships/fontTable" Target="fontTable.xml"/><Relationship Id="rId1" Type="http://schemas.openxmlformats.org/officeDocument/2006/relationships/numbering" Target="numbering.xml"/><Relationship Id="rId4" Type="http://schemas.openxmlformats.org/officeDocument/2006/relationships/webSettings" Target="webSettings.xml"/><Relationship Id="rId7" Type="http://schemas.openxmlformats.org/officeDocument/2006/relationships/image" Target="media/image1.jpeg"/><Relationship Id="rId16" Type="http://schemas.openxmlformats.org/officeDocument/2006/relationships/image" Target="media/image2.jpeg"/><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17</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unknown</cp:lastModifiedBy>
  <cp:revision>6</cp:revision>
  <dcterms:created xsi:type="dcterms:W3CDTF">2018-01-07T09:05:00Z</dcterms:created>
  <dcterms:modified xsi:type="dcterms:W3CDTF">2018-01-14T09:14:00Z</dcterms:modified>
</cp:coreProperties>
</file>